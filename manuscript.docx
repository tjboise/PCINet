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5AA4F" w14:textId="1F7EF08C" w:rsidR="00774588" w:rsidRDefault="009B0195" w:rsidP="00DE7BE7">
      <w:pPr>
        <w:spacing w:after="0" w:line="240" w:lineRule="auto"/>
        <w:rPr>
          <w:rFonts w:ascii="Times New Roman" w:hAnsi="Times New Roman" w:cs="Times New Roman"/>
          <w:b/>
          <w:color w:val="000000" w:themeColor="text1"/>
          <w:sz w:val="24"/>
          <w:szCs w:val="18"/>
        </w:rPr>
      </w:pPr>
      <w:r w:rsidRPr="009B0195">
        <w:rPr>
          <w:rFonts w:ascii="Times New Roman" w:hAnsi="Times New Roman" w:cs="Times New Roman"/>
          <w:b/>
          <w:color w:val="000000" w:themeColor="text1"/>
          <w:sz w:val="24"/>
          <w:szCs w:val="18"/>
        </w:rPr>
        <w:t>Predicting Pavement Condition Index using Image Regression Model</w:t>
      </w:r>
    </w:p>
    <w:p w14:paraId="33B5EC53" w14:textId="77777777" w:rsidR="009B0195" w:rsidRPr="005617FF" w:rsidRDefault="009B0195" w:rsidP="00DE7BE7">
      <w:pPr>
        <w:spacing w:after="0" w:line="240" w:lineRule="auto"/>
        <w:rPr>
          <w:rFonts w:ascii="Times New Roman" w:hAnsi="Times New Roman" w:cs="Times New Roman"/>
          <w:b/>
          <w:color w:val="000000" w:themeColor="text1"/>
          <w:sz w:val="24"/>
          <w:szCs w:val="18"/>
        </w:rPr>
      </w:pPr>
    </w:p>
    <w:p w14:paraId="4AA3413D" w14:textId="6A5E9615" w:rsidR="006F6064" w:rsidRPr="005617FF" w:rsidRDefault="0025410F" w:rsidP="00DE7BE7">
      <w:pPr>
        <w:spacing w:after="0" w:line="240" w:lineRule="auto"/>
        <w:rPr>
          <w:rFonts w:ascii="Times New Roman" w:hAnsi="Times New Roman" w:cs="Times New Roman"/>
          <w:b/>
        </w:rPr>
      </w:pPr>
      <w:r>
        <w:rPr>
          <w:rFonts w:ascii="Times New Roman" w:hAnsi="Times New Roman" w:cs="Times New Roman" w:hint="eastAsia"/>
          <w:b/>
          <w:lang w:eastAsia="zh-CN"/>
        </w:rPr>
        <w:t>Tianjie</w:t>
      </w:r>
      <w:r>
        <w:rPr>
          <w:rFonts w:ascii="Times New Roman" w:hAnsi="Times New Roman" w:cs="Times New Roman"/>
          <w:b/>
          <w:lang w:eastAsia="zh-CN"/>
        </w:rPr>
        <w:t xml:space="preserve"> Zhang</w:t>
      </w:r>
    </w:p>
    <w:p w14:paraId="34B33C94" w14:textId="741A6585" w:rsidR="0025410F" w:rsidRDefault="0025410F" w:rsidP="00DE7BE7">
      <w:pPr>
        <w:spacing w:after="0" w:line="240" w:lineRule="auto"/>
        <w:rPr>
          <w:rFonts w:ascii="Times New Roman" w:hAnsi="Times New Roman" w:cs="Times New Roman"/>
          <w:lang w:eastAsia="zh-CN"/>
        </w:rPr>
      </w:pPr>
      <w:r>
        <w:rPr>
          <w:rFonts w:ascii="Times New Roman" w:hAnsi="Times New Roman" w:cs="Times New Roman"/>
        </w:rPr>
        <w:t>Computing</w:t>
      </w:r>
    </w:p>
    <w:p w14:paraId="76009199" w14:textId="07F1161B" w:rsidR="0025410F" w:rsidRDefault="0025410F" w:rsidP="00DE7BE7">
      <w:pPr>
        <w:spacing w:after="0" w:line="240" w:lineRule="auto"/>
        <w:rPr>
          <w:rFonts w:ascii="Times New Roman" w:hAnsi="Times New Roman" w:cs="Times New Roman"/>
        </w:rPr>
      </w:pPr>
      <w:r>
        <w:rPr>
          <w:rFonts w:ascii="Times New Roman" w:hAnsi="Times New Roman" w:cs="Times New Roman"/>
        </w:rPr>
        <w:t xml:space="preserve">Boise State University, Boise, </w:t>
      </w:r>
      <w:r w:rsidR="000E5608">
        <w:rPr>
          <w:rFonts w:ascii="Times New Roman" w:hAnsi="Times New Roman" w:cs="Times New Roman"/>
        </w:rPr>
        <w:t>ID</w:t>
      </w:r>
      <w:r>
        <w:rPr>
          <w:rFonts w:ascii="Times New Roman" w:hAnsi="Times New Roman" w:cs="Times New Roman"/>
        </w:rPr>
        <w:t>, 83725</w:t>
      </w:r>
    </w:p>
    <w:p w14:paraId="5574501A" w14:textId="75DB8DB6" w:rsidR="006F6064" w:rsidRPr="005617FF" w:rsidRDefault="006F6064" w:rsidP="00DE7BE7">
      <w:pPr>
        <w:spacing w:after="0" w:line="240" w:lineRule="auto"/>
        <w:rPr>
          <w:rFonts w:ascii="Times New Roman" w:hAnsi="Times New Roman" w:cs="Times New Roman"/>
          <w:lang w:eastAsia="zh-CN"/>
        </w:rPr>
      </w:pPr>
      <w:r w:rsidRPr="005617FF">
        <w:rPr>
          <w:rFonts w:ascii="Times New Roman" w:hAnsi="Times New Roman" w:cs="Times New Roman"/>
        </w:rPr>
        <w:t xml:space="preserve">Email: </w:t>
      </w:r>
      <w:r w:rsidR="0025410F">
        <w:rPr>
          <w:rFonts w:ascii="Times New Roman" w:hAnsi="Times New Roman" w:cs="Times New Roman"/>
        </w:rPr>
        <w:t>tjzhang</w:t>
      </w:r>
      <w:r w:rsidRPr="005617FF">
        <w:rPr>
          <w:rFonts w:ascii="Times New Roman" w:hAnsi="Times New Roman" w:cs="Times New Roman"/>
        </w:rPr>
        <w:t>@</w:t>
      </w:r>
      <w:r w:rsidR="0025410F">
        <w:rPr>
          <w:rFonts w:ascii="Times New Roman" w:hAnsi="Times New Roman" w:cs="Times New Roman"/>
        </w:rPr>
        <w:t>u.boisestate.edu</w:t>
      </w:r>
    </w:p>
    <w:p w14:paraId="17F7AAC3" w14:textId="77777777" w:rsidR="000E5608" w:rsidRDefault="000E5608" w:rsidP="000E5608">
      <w:pPr>
        <w:spacing w:after="0" w:line="240" w:lineRule="auto"/>
        <w:rPr>
          <w:rFonts w:ascii="Times New Roman" w:hAnsi="Times New Roman" w:cs="Times New Roman"/>
        </w:rPr>
      </w:pPr>
    </w:p>
    <w:p w14:paraId="67C0C088" w14:textId="0FE82FFB" w:rsidR="000E5608" w:rsidRPr="000E5608" w:rsidRDefault="000E5608" w:rsidP="000E5608">
      <w:pPr>
        <w:spacing w:after="0" w:line="240" w:lineRule="auto"/>
        <w:rPr>
          <w:rFonts w:ascii="Times New Roman" w:hAnsi="Times New Roman" w:cs="Times New Roman"/>
          <w:b/>
          <w:bCs/>
        </w:rPr>
      </w:pPr>
      <w:r w:rsidRPr="000E5608">
        <w:rPr>
          <w:rFonts w:ascii="Times New Roman" w:hAnsi="Times New Roman" w:cs="Times New Roman"/>
          <w:b/>
          <w:bCs/>
        </w:rPr>
        <w:t>Yang Lu</w:t>
      </w:r>
      <w:r>
        <w:rPr>
          <w:rFonts w:ascii="Times New Roman" w:hAnsi="Times New Roman" w:cs="Times New Roman"/>
          <w:b/>
          <w:bCs/>
        </w:rPr>
        <w:t>*</w:t>
      </w:r>
    </w:p>
    <w:p w14:paraId="208CC013" w14:textId="126C31D7" w:rsidR="000E5608" w:rsidRDefault="000E5608" w:rsidP="000E5608">
      <w:pPr>
        <w:spacing w:after="0" w:line="240" w:lineRule="auto"/>
        <w:rPr>
          <w:rFonts w:ascii="Times New Roman" w:hAnsi="Times New Roman" w:cs="Times New Roman"/>
        </w:rPr>
      </w:pPr>
      <w:r>
        <w:rPr>
          <w:rFonts w:ascii="Times New Roman" w:hAnsi="Times New Roman" w:cs="Times New Roman"/>
        </w:rPr>
        <w:t>Department of Civil Engineering</w:t>
      </w:r>
    </w:p>
    <w:p w14:paraId="0F24263F" w14:textId="77777777" w:rsidR="000E5608" w:rsidRDefault="000E5608" w:rsidP="000E5608">
      <w:pPr>
        <w:spacing w:after="0" w:line="240" w:lineRule="auto"/>
        <w:rPr>
          <w:rFonts w:ascii="Times New Roman" w:hAnsi="Times New Roman" w:cs="Times New Roman"/>
        </w:rPr>
      </w:pPr>
      <w:r>
        <w:rPr>
          <w:rFonts w:ascii="Times New Roman" w:hAnsi="Times New Roman" w:cs="Times New Roman"/>
        </w:rPr>
        <w:t>Boise State University, Boise, ID, 83725</w:t>
      </w:r>
    </w:p>
    <w:p w14:paraId="11B77EFF" w14:textId="5D45C376" w:rsidR="000E5608" w:rsidRDefault="000E5608" w:rsidP="000E5608">
      <w:pPr>
        <w:spacing w:after="0" w:line="240" w:lineRule="auto"/>
        <w:rPr>
          <w:rFonts w:ascii="Times New Roman" w:hAnsi="Times New Roman" w:cs="Times New Roman"/>
        </w:rPr>
      </w:pPr>
      <w:r>
        <w:rPr>
          <w:rFonts w:ascii="Times New Roman" w:hAnsi="Times New Roman" w:cs="Times New Roman"/>
        </w:rPr>
        <w:t xml:space="preserve">Email: </w:t>
      </w:r>
      <w:hyperlink r:id="rId9" w:history="1">
        <w:r w:rsidR="00580692" w:rsidRPr="004E1B2F">
          <w:rPr>
            <w:rStyle w:val="Hyperlink"/>
            <w:rFonts w:ascii="Times New Roman" w:hAnsi="Times New Roman" w:cs="Times New Roman"/>
          </w:rPr>
          <w:t>yanglufrank@boisestate.edu</w:t>
        </w:r>
      </w:hyperlink>
    </w:p>
    <w:p w14:paraId="4FB59681" w14:textId="77777777" w:rsidR="00580692" w:rsidRDefault="00580692" w:rsidP="000E5608">
      <w:pPr>
        <w:spacing w:after="0" w:line="240" w:lineRule="auto"/>
        <w:rPr>
          <w:rFonts w:ascii="Times New Roman" w:hAnsi="Times New Roman" w:cs="Times New Roman"/>
        </w:rPr>
      </w:pPr>
    </w:p>
    <w:p w14:paraId="2F70B023" w14:textId="77777777" w:rsidR="000E5608" w:rsidRPr="000E5608" w:rsidRDefault="000E5608" w:rsidP="000E5608">
      <w:pPr>
        <w:spacing w:after="0" w:line="240" w:lineRule="auto"/>
        <w:rPr>
          <w:rFonts w:ascii="Times New Roman" w:hAnsi="Times New Roman" w:cs="Times New Roman"/>
          <w:b/>
          <w:bCs/>
        </w:rPr>
      </w:pPr>
      <w:r w:rsidRPr="000E5608">
        <w:rPr>
          <w:rFonts w:ascii="Times New Roman" w:hAnsi="Times New Roman" w:cs="Times New Roman"/>
          <w:b/>
          <w:bCs/>
        </w:rPr>
        <w:t>Hao Wang</w:t>
      </w:r>
    </w:p>
    <w:p w14:paraId="5DC0EE85" w14:textId="77777777" w:rsidR="000E5608" w:rsidRPr="000E5608" w:rsidRDefault="000E5608" w:rsidP="000E5608">
      <w:pPr>
        <w:spacing w:after="0" w:line="240" w:lineRule="auto"/>
        <w:rPr>
          <w:rFonts w:ascii="Times New Roman" w:hAnsi="Times New Roman" w:cs="Times New Roman"/>
        </w:rPr>
      </w:pPr>
      <w:r w:rsidRPr="000E5608">
        <w:rPr>
          <w:rFonts w:ascii="Times New Roman" w:hAnsi="Times New Roman" w:cs="Times New Roman"/>
        </w:rPr>
        <w:t xml:space="preserve">Department of Civil and Environmental Engineering </w:t>
      </w:r>
    </w:p>
    <w:p w14:paraId="4D8B54A2" w14:textId="5197F18D" w:rsidR="000E5608" w:rsidRPr="000E5608" w:rsidRDefault="000E5608" w:rsidP="000E5608">
      <w:pPr>
        <w:spacing w:after="0" w:line="240" w:lineRule="auto"/>
        <w:rPr>
          <w:rFonts w:ascii="Times New Roman" w:hAnsi="Times New Roman" w:cs="Times New Roman"/>
        </w:rPr>
      </w:pPr>
      <w:r w:rsidRPr="000E5608">
        <w:rPr>
          <w:rFonts w:ascii="Times New Roman" w:hAnsi="Times New Roman" w:cs="Times New Roman"/>
        </w:rPr>
        <w:t xml:space="preserve">Rutgers, The State University of New Jersey, New Brunswick, </w:t>
      </w:r>
      <w:r>
        <w:rPr>
          <w:rFonts w:ascii="Times New Roman" w:hAnsi="Times New Roman" w:cs="Times New Roman"/>
        </w:rPr>
        <w:t>NJ</w:t>
      </w:r>
      <w:r w:rsidRPr="000E5608">
        <w:rPr>
          <w:rFonts w:ascii="Times New Roman" w:hAnsi="Times New Roman" w:cs="Times New Roman"/>
        </w:rPr>
        <w:t>, 08854, USA</w:t>
      </w:r>
    </w:p>
    <w:p w14:paraId="06DD8BF2" w14:textId="55F58907" w:rsidR="000E5608" w:rsidRDefault="000E5608" w:rsidP="000E5608">
      <w:pPr>
        <w:spacing w:after="0" w:line="240" w:lineRule="auto"/>
        <w:rPr>
          <w:rFonts w:ascii="Times New Roman" w:hAnsi="Times New Roman" w:cs="Times New Roman"/>
        </w:rPr>
      </w:pPr>
      <w:r w:rsidRPr="000E5608">
        <w:rPr>
          <w:rFonts w:ascii="Times New Roman" w:hAnsi="Times New Roman" w:cs="Times New Roman"/>
        </w:rPr>
        <w:t>Email: hwang.cee@rutgers.edu</w:t>
      </w:r>
    </w:p>
    <w:p w14:paraId="45E103F6" w14:textId="77777777" w:rsidR="000E5608" w:rsidRDefault="000E5608" w:rsidP="00DE7BE7">
      <w:pPr>
        <w:spacing w:after="0" w:line="240" w:lineRule="auto"/>
        <w:rPr>
          <w:rFonts w:ascii="Times New Roman" w:hAnsi="Times New Roman" w:cs="Times New Roman"/>
        </w:rPr>
      </w:pPr>
    </w:p>
    <w:p w14:paraId="44EB5B0A" w14:textId="08547B2E" w:rsidR="00770A45" w:rsidRPr="005617FF" w:rsidRDefault="00770A45" w:rsidP="00770A45">
      <w:pPr>
        <w:spacing w:after="0" w:line="240" w:lineRule="auto"/>
        <w:rPr>
          <w:rFonts w:ascii="Times New Roman" w:hAnsi="Times New Roman" w:cs="Times New Roman"/>
          <w:color w:val="000000" w:themeColor="text1"/>
          <w:sz w:val="18"/>
          <w:szCs w:val="18"/>
        </w:rPr>
      </w:pPr>
      <w:r w:rsidRPr="005617FF">
        <w:rPr>
          <w:rFonts w:ascii="Times New Roman" w:hAnsi="Times New Roman" w:cs="Times New Roman"/>
          <w:color w:val="000000" w:themeColor="text1"/>
          <w:sz w:val="18"/>
          <w:szCs w:val="18"/>
        </w:rPr>
        <w:t xml:space="preserve">Word Count: </w:t>
      </w:r>
      <w:r>
        <w:rPr>
          <w:rFonts w:ascii="Times New Roman" w:hAnsi="Times New Roman" w:cs="Times New Roman"/>
          <w:sz w:val="18"/>
          <w:szCs w:val="18"/>
        </w:rPr>
        <w:t>6,090</w:t>
      </w:r>
      <w:r w:rsidRPr="005617FF">
        <w:rPr>
          <w:rFonts w:ascii="Times New Roman" w:hAnsi="Times New Roman" w:cs="Times New Roman"/>
          <w:sz w:val="18"/>
          <w:szCs w:val="18"/>
        </w:rPr>
        <w:t xml:space="preserve"> words + </w:t>
      </w:r>
      <w:r>
        <w:rPr>
          <w:rFonts w:ascii="Times New Roman" w:hAnsi="Times New Roman" w:cs="Times New Roman"/>
          <w:sz w:val="18"/>
          <w:szCs w:val="18"/>
        </w:rPr>
        <w:t>0 table (250 words per table)</w:t>
      </w:r>
      <w:r w:rsidRPr="005617FF">
        <w:rPr>
          <w:rFonts w:ascii="Times New Roman" w:hAnsi="Times New Roman" w:cs="Times New Roman"/>
          <w:sz w:val="18"/>
          <w:szCs w:val="18"/>
        </w:rPr>
        <w:t xml:space="preserve"> = </w:t>
      </w:r>
      <w:r>
        <w:rPr>
          <w:rFonts w:ascii="Times New Roman" w:hAnsi="Times New Roman" w:cs="Times New Roman"/>
          <w:sz w:val="18"/>
          <w:szCs w:val="18"/>
        </w:rPr>
        <w:t>6,090</w:t>
      </w:r>
      <w:r w:rsidRPr="005617FF">
        <w:rPr>
          <w:rFonts w:ascii="Times New Roman" w:hAnsi="Times New Roman" w:cs="Times New Roman"/>
          <w:sz w:val="18"/>
          <w:szCs w:val="18"/>
        </w:rPr>
        <w:t xml:space="preserve"> words</w:t>
      </w:r>
    </w:p>
    <w:p w14:paraId="704EB09F" w14:textId="77777777" w:rsidR="00176E20" w:rsidRPr="005617FF" w:rsidRDefault="00176E20" w:rsidP="00DE7BE7">
      <w:pPr>
        <w:spacing w:after="0" w:line="240" w:lineRule="auto"/>
        <w:rPr>
          <w:rFonts w:ascii="Times New Roman" w:hAnsi="Times New Roman" w:cs="Times New Roman"/>
          <w:color w:val="000000" w:themeColor="text1"/>
          <w:sz w:val="18"/>
          <w:szCs w:val="18"/>
          <w:lang w:eastAsia="zh-CN"/>
        </w:rPr>
      </w:pPr>
    </w:p>
    <w:p w14:paraId="3F7F1041" w14:textId="77777777" w:rsidR="00176E20" w:rsidRPr="005617FF" w:rsidRDefault="00176E20" w:rsidP="00DE7BE7">
      <w:pPr>
        <w:spacing w:after="0" w:line="240" w:lineRule="auto"/>
        <w:rPr>
          <w:rFonts w:ascii="Times New Roman" w:hAnsi="Times New Roman" w:cs="Times New Roman"/>
          <w:i/>
          <w:color w:val="000000" w:themeColor="text1"/>
          <w:sz w:val="18"/>
          <w:szCs w:val="18"/>
        </w:rPr>
      </w:pPr>
    </w:p>
    <w:p w14:paraId="1F487ED0" w14:textId="014B5EF2" w:rsidR="00DE1C8A" w:rsidRPr="005617FF" w:rsidRDefault="00725451" w:rsidP="00DE7BE7">
      <w:pPr>
        <w:spacing w:after="0" w:line="240" w:lineRule="auto"/>
        <w:rPr>
          <w:rFonts w:ascii="Times New Roman" w:hAnsi="Times New Roman" w:cs="Times New Roman"/>
          <w:i/>
          <w:color w:val="000000"/>
          <w:sz w:val="20"/>
          <w:szCs w:val="20"/>
        </w:rPr>
      </w:pPr>
      <w:r w:rsidRPr="005617FF">
        <w:rPr>
          <w:rFonts w:ascii="Times New Roman" w:hAnsi="Times New Roman" w:cs="Times New Roman"/>
          <w:i/>
          <w:color w:val="000000"/>
          <w:sz w:val="20"/>
          <w:szCs w:val="20"/>
        </w:rPr>
        <w:t>Submitted [</w:t>
      </w:r>
      <w:r w:rsidR="00E9495C">
        <w:rPr>
          <w:rFonts w:ascii="Times New Roman" w:hAnsi="Times New Roman" w:cs="Times New Roman"/>
          <w:i/>
          <w:color w:val="000000"/>
          <w:sz w:val="20"/>
          <w:szCs w:val="20"/>
        </w:rPr>
        <w:t>30</w:t>
      </w:r>
      <w:r w:rsidR="00E9495C" w:rsidRPr="00E9495C">
        <w:rPr>
          <w:rFonts w:ascii="Times New Roman" w:hAnsi="Times New Roman" w:cs="Times New Roman"/>
          <w:i/>
          <w:color w:val="000000"/>
          <w:sz w:val="20"/>
          <w:szCs w:val="20"/>
          <w:vertAlign w:val="superscript"/>
        </w:rPr>
        <w:t>th</w:t>
      </w:r>
      <w:r w:rsidR="00E9495C">
        <w:rPr>
          <w:rFonts w:ascii="Times New Roman" w:hAnsi="Times New Roman" w:cs="Times New Roman"/>
          <w:i/>
          <w:color w:val="000000"/>
          <w:sz w:val="20"/>
          <w:szCs w:val="20"/>
        </w:rPr>
        <w:t xml:space="preserve"> July 2024</w:t>
      </w:r>
      <w:r w:rsidRPr="005617FF">
        <w:rPr>
          <w:rFonts w:ascii="Times New Roman" w:hAnsi="Times New Roman" w:cs="Times New Roman"/>
          <w:i/>
          <w:color w:val="000000"/>
          <w:sz w:val="20"/>
          <w:szCs w:val="20"/>
        </w:rPr>
        <w:t>]</w:t>
      </w:r>
    </w:p>
    <w:p w14:paraId="37E6EF89" w14:textId="0CDD84B5" w:rsidR="00176E20" w:rsidRPr="005617FF" w:rsidRDefault="00176E20" w:rsidP="00DE7BE7">
      <w:pPr>
        <w:spacing w:after="0" w:line="240" w:lineRule="auto"/>
        <w:rPr>
          <w:rFonts w:ascii="Times New Roman" w:hAnsi="Times New Roman" w:cs="Times New Roman"/>
          <w:b/>
          <w:color w:val="000000" w:themeColor="text1"/>
          <w:sz w:val="24"/>
          <w:szCs w:val="24"/>
        </w:rPr>
      </w:pPr>
      <w:r w:rsidRPr="005617FF">
        <w:rPr>
          <w:rFonts w:ascii="Times New Roman" w:hAnsi="Times New Roman" w:cs="Times New Roman"/>
          <w:b/>
          <w:color w:val="000000" w:themeColor="text1"/>
          <w:sz w:val="24"/>
          <w:szCs w:val="24"/>
        </w:rPr>
        <w:br w:type="page"/>
      </w:r>
    </w:p>
    <w:p w14:paraId="28AA3FC9" w14:textId="77777777" w:rsidR="00511271" w:rsidRPr="005617FF" w:rsidRDefault="001B0EDB" w:rsidP="00DE7BE7">
      <w:pPr>
        <w:spacing w:after="0" w:line="240" w:lineRule="auto"/>
        <w:rPr>
          <w:rFonts w:ascii="Times New Roman" w:hAnsi="Times New Roman" w:cs="Times New Roman"/>
          <w:b/>
          <w:color w:val="000000" w:themeColor="text1"/>
          <w:sz w:val="24"/>
          <w:szCs w:val="24"/>
        </w:rPr>
      </w:pPr>
      <w:r w:rsidRPr="005617FF">
        <w:rPr>
          <w:rFonts w:ascii="Times New Roman" w:hAnsi="Times New Roman" w:cs="Times New Roman"/>
          <w:b/>
          <w:color w:val="000000" w:themeColor="text1"/>
          <w:sz w:val="24"/>
          <w:szCs w:val="24"/>
        </w:rPr>
        <w:lastRenderedPageBreak/>
        <w:t>ABSTR</w:t>
      </w:r>
      <w:r w:rsidR="003F7D46" w:rsidRPr="005617FF">
        <w:rPr>
          <w:rFonts w:ascii="Times New Roman" w:hAnsi="Times New Roman" w:cs="Times New Roman"/>
          <w:b/>
          <w:color w:val="000000" w:themeColor="text1"/>
          <w:sz w:val="24"/>
          <w:szCs w:val="24"/>
        </w:rPr>
        <w:t>A</w:t>
      </w:r>
      <w:r w:rsidRPr="005617FF">
        <w:rPr>
          <w:rFonts w:ascii="Times New Roman" w:hAnsi="Times New Roman" w:cs="Times New Roman"/>
          <w:b/>
          <w:color w:val="000000" w:themeColor="text1"/>
          <w:sz w:val="24"/>
          <w:szCs w:val="24"/>
        </w:rPr>
        <w:t>CT</w:t>
      </w:r>
    </w:p>
    <w:p w14:paraId="3F940C95" w14:textId="5A373B93" w:rsidR="00E04E09" w:rsidRPr="00E04E09" w:rsidRDefault="00E04E09" w:rsidP="00E04E09">
      <w:pPr>
        <w:spacing w:after="0" w:line="240" w:lineRule="auto"/>
        <w:rPr>
          <w:rFonts w:ascii="Times New Roman" w:hAnsi="Times New Roman" w:cs="Times New Roman"/>
          <w:szCs w:val="24"/>
        </w:rPr>
      </w:pPr>
      <w:r w:rsidRPr="00E04E09">
        <w:rPr>
          <w:rFonts w:ascii="Times New Roman" w:hAnsi="Times New Roman" w:cs="Times New Roman"/>
          <w:szCs w:val="24"/>
        </w:rPr>
        <w:t xml:space="preserve">Efficient and accurate evaluation of Pavement Condition Index (PCI) is significant for Pavement Management System (PMS). However, traditional visual inspection methods are labor-intensive and may delay the traffic flow. </w:t>
      </w:r>
      <w:r w:rsidRPr="00E04E09">
        <w:rPr>
          <w:rFonts w:ascii="Times New Roman" w:hAnsi="Times New Roman" w:cs="Times New Roman" w:hint="eastAsia"/>
          <w:szCs w:val="24"/>
        </w:rPr>
        <w:t>Although</w:t>
      </w:r>
      <w:r w:rsidRPr="00E04E09">
        <w:rPr>
          <w:rFonts w:ascii="Times New Roman" w:hAnsi="Times New Roman" w:cs="Times New Roman"/>
          <w:szCs w:val="24"/>
        </w:rPr>
        <w:t xml:space="preserve"> image classification, distress targeting and image segmentation have been popularly utilized in pavement engineering, using these methods to calculate PCI is not systematic. Thus, the objective of this work is to develop a methodology for predicting PCI directly from top-down images. We propose a Pavement Condition Index Neural Network (PCINet), which is a convolutional neural network-based method. Compared to the traditional image classification and segmentation methods, our proposed PCINet is an image regression method which takes images as input and then output the PCI estimate as a continues value. Besides, we developed a customed loss function (PCILoss) and evaluation metric (PCI error) for the PCINet to make it fit to the requirement of the pavement inspection tasks. We compared our proposed method with other advanced models like ResNet series, MobileNet series, DenseNet and YOLOv8 series. The results show that PCINet outperforms these models. It achieves a higher </w:t>
      </w:r>
      <m:oMath>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oMath>
      <w:r w:rsidRPr="00E04E09">
        <w:rPr>
          <w:rFonts w:ascii="Times New Roman" w:hAnsi="Times New Roman" w:cs="Times New Roman"/>
          <w:szCs w:val="24"/>
        </w:rPr>
        <w:t xml:space="preserve"> (0.734) and lower prediction errors.</w:t>
      </w:r>
    </w:p>
    <w:p w14:paraId="313CBD2A" w14:textId="77777777" w:rsidR="00E04E09" w:rsidRDefault="00E04E09" w:rsidP="00DE7BE7">
      <w:pPr>
        <w:spacing w:after="0" w:line="240" w:lineRule="auto"/>
        <w:rPr>
          <w:rFonts w:ascii="Times New Roman" w:hAnsi="Times New Roman" w:cs="Times New Roman"/>
          <w:b/>
          <w:bCs/>
          <w:szCs w:val="24"/>
        </w:rPr>
      </w:pPr>
    </w:p>
    <w:p w14:paraId="53A47114" w14:textId="0BAA9C63" w:rsidR="001B0EDB" w:rsidRPr="005617FF" w:rsidRDefault="00C86856" w:rsidP="00DE7BE7">
      <w:pPr>
        <w:spacing w:after="0" w:line="240" w:lineRule="auto"/>
        <w:rPr>
          <w:rFonts w:ascii="Times New Roman" w:hAnsi="Times New Roman" w:cs="Times New Roman"/>
          <w:b/>
          <w:color w:val="000000" w:themeColor="text1"/>
          <w:szCs w:val="24"/>
        </w:rPr>
      </w:pPr>
      <w:r w:rsidRPr="005617FF">
        <w:rPr>
          <w:rFonts w:ascii="Times New Roman" w:hAnsi="Times New Roman" w:cs="Times New Roman"/>
          <w:b/>
          <w:bCs/>
          <w:szCs w:val="24"/>
        </w:rPr>
        <w:t xml:space="preserve">Keywords: </w:t>
      </w:r>
      <w:r w:rsidR="009B0195" w:rsidRPr="009B0195">
        <w:rPr>
          <w:rFonts w:ascii="Times New Roman" w:hAnsi="Times New Roman" w:cs="Times New Roman"/>
          <w:szCs w:val="24"/>
        </w:rPr>
        <w:t xml:space="preserve">Pavement </w:t>
      </w:r>
      <w:r w:rsidR="009B0195">
        <w:rPr>
          <w:rFonts w:ascii="Times New Roman" w:hAnsi="Times New Roman" w:cs="Times New Roman"/>
          <w:szCs w:val="24"/>
        </w:rPr>
        <w:t>C</w:t>
      </w:r>
      <w:r w:rsidR="009B0195" w:rsidRPr="009B0195">
        <w:rPr>
          <w:rFonts w:ascii="Times New Roman" w:hAnsi="Times New Roman" w:cs="Times New Roman"/>
          <w:szCs w:val="24"/>
        </w:rPr>
        <w:t xml:space="preserve">ondition </w:t>
      </w:r>
      <w:r w:rsidR="009B0195">
        <w:rPr>
          <w:rFonts w:ascii="Times New Roman" w:hAnsi="Times New Roman" w:cs="Times New Roman"/>
          <w:szCs w:val="24"/>
        </w:rPr>
        <w:t>I</w:t>
      </w:r>
      <w:r w:rsidR="009B0195" w:rsidRPr="009B0195">
        <w:rPr>
          <w:rFonts w:ascii="Times New Roman" w:hAnsi="Times New Roman" w:cs="Times New Roman"/>
          <w:szCs w:val="24"/>
        </w:rPr>
        <w:t xml:space="preserve">ndex, </w:t>
      </w:r>
      <w:r w:rsidR="009B0195">
        <w:rPr>
          <w:rFonts w:ascii="Times New Roman" w:hAnsi="Times New Roman" w:cs="Times New Roman"/>
          <w:szCs w:val="24"/>
        </w:rPr>
        <w:t>C</w:t>
      </w:r>
      <w:r w:rsidR="009B0195" w:rsidRPr="009B0195">
        <w:rPr>
          <w:rFonts w:ascii="Times New Roman" w:hAnsi="Times New Roman" w:cs="Times New Roman"/>
          <w:szCs w:val="24"/>
        </w:rPr>
        <w:t xml:space="preserve">onvolutional </w:t>
      </w:r>
      <w:r w:rsidR="009B0195">
        <w:rPr>
          <w:rFonts w:ascii="Times New Roman" w:hAnsi="Times New Roman" w:cs="Times New Roman"/>
          <w:szCs w:val="24"/>
        </w:rPr>
        <w:t>N</w:t>
      </w:r>
      <w:r w:rsidR="009B0195" w:rsidRPr="009B0195">
        <w:rPr>
          <w:rFonts w:ascii="Times New Roman" w:hAnsi="Times New Roman" w:cs="Times New Roman"/>
          <w:szCs w:val="24"/>
        </w:rPr>
        <w:t xml:space="preserve">eural </w:t>
      </w:r>
      <w:r w:rsidR="009B0195">
        <w:rPr>
          <w:rFonts w:ascii="Times New Roman" w:hAnsi="Times New Roman" w:cs="Times New Roman"/>
          <w:szCs w:val="24"/>
        </w:rPr>
        <w:t>N</w:t>
      </w:r>
      <w:r w:rsidR="009B0195" w:rsidRPr="009B0195">
        <w:rPr>
          <w:rFonts w:ascii="Times New Roman" w:hAnsi="Times New Roman" w:cs="Times New Roman"/>
          <w:szCs w:val="24"/>
        </w:rPr>
        <w:t xml:space="preserve">etwork, </w:t>
      </w:r>
      <w:r w:rsidR="009B0195">
        <w:rPr>
          <w:rFonts w:ascii="Times New Roman" w:hAnsi="Times New Roman" w:cs="Times New Roman"/>
          <w:szCs w:val="24"/>
        </w:rPr>
        <w:t>I</w:t>
      </w:r>
      <w:r w:rsidR="009B0195" w:rsidRPr="009B0195">
        <w:rPr>
          <w:rFonts w:ascii="Times New Roman" w:hAnsi="Times New Roman" w:cs="Times New Roman"/>
          <w:szCs w:val="24"/>
        </w:rPr>
        <w:t xml:space="preserve">mage </w:t>
      </w:r>
      <w:r w:rsidR="009B0195">
        <w:rPr>
          <w:rFonts w:ascii="Times New Roman" w:hAnsi="Times New Roman" w:cs="Times New Roman"/>
          <w:szCs w:val="24"/>
        </w:rPr>
        <w:t>R</w:t>
      </w:r>
      <w:r w:rsidR="009B0195" w:rsidRPr="009B0195">
        <w:rPr>
          <w:rFonts w:ascii="Times New Roman" w:hAnsi="Times New Roman" w:cs="Times New Roman"/>
          <w:szCs w:val="24"/>
        </w:rPr>
        <w:t xml:space="preserve">egression </w:t>
      </w:r>
      <w:r w:rsidR="001B0EDB" w:rsidRPr="005617FF">
        <w:rPr>
          <w:rFonts w:ascii="Times New Roman" w:hAnsi="Times New Roman" w:cs="Times New Roman"/>
          <w:b/>
          <w:color w:val="000000" w:themeColor="text1"/>
          <w:szCs w:val="24"/>
        </w:rPr>
        <w:br w:type="page"/>
      </w:r>
    </w:p>
    <w:p w14:paraId="27A98AA0" w14:textId="01573722" w:rsidR="007A2A95" w:rsidRPr="005617FF" w:rsidRDefault="00B16E6F"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lastRenderedPageBreak/>
        <w:t>INTRODUCTION</w:t>
      </w:r>
    </w:p>
    <w:p w14:paraId="00C191C6" w14:textId="46D8DC0F" w:rsidR="00E04E09" w:rsidRPr="00E04E09" w:rsidRDefault="00E04E09" w:rsidP="00E04E09">
      <w:pPr>
        <w:spacing w:after="0" w:line="240" w:lineRule="auto"/>
        <w:ind w:firstLine="720"/>
        <w:rPr>
          <w:rFonts w:ascii="Times New Roman" w:hAnsi="Times New Roman" w:cs="Times New Roman"/>
        </w:rPr>
      </w:pPr>
      <w:r w:rsidRPr="00E04E09">
        <w:rPr>
          <w:rFonts w:ascii="Times New Roman" w:hAnsi="Times New Roman" w:cs="Times New Roman"/>
        </w:rPr>
        <w:t xml:space="preserve">Pavement infrastructure plays an important role in giving comfort and safety to driver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&lt;EndNote&gt;&lt;Cite&gt;&lt;Author&gt;Liu&lt;/Author&gt;&lt;Year&gt;2021&lt;/Year&gt;&lt;RecNum&gt;1525&lt;/RecNum&gt;&lt;DisplayText&gt;(&lt;style face="italic"&gt;1&lt;/style&gt;)&lt;/DisplayText&gt;&lt;record&gt;&lt;rec-number&gt;1525&lt;/rec-number&gt;&lt;foreign-keys&gt;&lt;key app="EN" db-id="wdzfzdxfh2vt5mer2zlvpp2trztzeezzxt5d" timestamp="1721842848" guid="13fb5c94-0e2a-42c6-aca8-fb141908afe5"&gt;1525&lt;/key&gt;&lt;/foreign-keys&gt;&lt;ref-type name="Journal Article"&gt;17&lt;/ref-type&gt;&lt;contributors&gt;&lt;authors&gt;&lt;author&gt;Liu, Zhen&lt;/author&gt;&lt;author&gt;Wu, Wenxiu&lt;/author&gt;&lt;author&gt;Gu, Xingyu&lt;/author&gt;&lt;author&gt;Li, Shuwei&lt;/author&gt;&lt;author&gt;Wang, Lutai&lt;/author&gt;&lt;author&gt;Zhang, Tianjie&lt;/author&gt;&lt;/authors&gt;&lt;/contributors&gt;&lt;titles&gt;&lt;title&gt;Application of combining YOLO models and 3D GPR images in road detection and maintenance&lt;/title&gt;&lt;secondary-title&gt;Remote Sensing&lt;/secondary-title&gt;&lt;/titles&gt;&lt;periodical&gt;&lt;full-title&gt;Remote Sensing&lt;/full-title&gt;&lt;/periodical&gt;&lt;pages&gt;1081&lt;/pages&gt;&lt;volume&gt;13&lt;/volume&gt;&lt;number&gt;6&lt;/number&gt;&lt;dates&gt;&lt;year&gt;2021&lt;/year&gt;&lt;/dates&gt;&lt;isbn&gt;2072-4292&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However, pavement continuously deteriorate mainly due to combined influences from the traffic cyclic loading, environmental condition, pavement surface type, subgrade type and so on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&lt;EndNote&gt;&lt;Cite&gt;&lt;Author&gt;Elhadidy&lt;/Author&gt;&lt;Year&gt;2021&lt;/Year&gt;&lt;RecNum&gt;1523&lt;/RecNum&gt;&lt;DisplayText&gt;(&lt;style face="italic"&gt;2&lt;/style&gt;)&lt;/DisplayText&gt;&lt;record&gt;&lt;rec-number&gt;1523&lt;/rec-number&gt;&lt;foreign-keys&gt;&lt;key app="EN" db-id="wdzfzdxfh2vt5mer2zlvpp2trztzeezzxt5d" timestamp="1721770717" guid="d2c8fb49-7e3b-4563-86b9-888303852d08"&gt;1523&lt;/key&gt;&lt;/foreign-keys&gt;&lt;ref-type name="Journal Article"&gt;17&lt;/ref-type&gt;&lt;contributors&gt;&lt;authors&gt;&lt;author&gt;Elhadidy, Amr A&lt;/author&gt;&lt;author&gt;El-Badawy, Sherif M&lt;/author&gt;&lt;author&gt;Elbeltagi, Emad E&lt;/author&gt;&lt;/authors&gt;&lt;/contributors&gt;&lt;titles&gt;&lt;title&gt;A simplified pavement condition index regression model for pavement evaluation&lt;/title&gt;&lt;secondary-title&gt;International Journal of Pavement Engineering&lt;/secondary-title&gt;&lt;/titles&gt;&lt;periodical&gt;&lt;full-title&gt;International Journal of Pavement Engineering&lt;/full-title&gt;&lt;/periodical&gt;&lt;pages&gt;643-652&lt;/pages&gt;&lt;volume&gt;22&lt;/volume&gt;&lt;number&gt;5&lt;/number&gt;&lt;dates&gt;&lt;year&gt;2021&lt;/year&gt;&lt;/dates&gt;&lt;isbn&gt;1029-8436&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2</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The pavement’s capacity to endure these influences and satisfy road users demands over its service time expresses its performance level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&lt;EndNote&gt;&lt;Cite&gt;&lt;Author&gt;Sidess&lt;/Author&gt;&lt;Year&gt;2021&lt;/Year&gt;&lt;RecNum&gt;1521&lt;/RecNum&gt;&lt;DisplayText&gt;(&lt;style face="italic"&gt;3&lt;/style&gt;)&lt;/DisplayText&gt;&lt;record&gt;&lt;rec-number&gt;1521&lt;/rec-number&gt;&lt;foreign-keys&gt;&lt;key app="EN" db-id="wdzfzdxfh2vt5mer2zlvpp2trztzeezzxt5d" timestamp="1721751520" guid="bd4b8adf-1e9a-4b41-80ac-1ba2fadd7719"&gt;1521&lt;/key&gt;&lt;/foreign-keys&gt;&lt;ref-type name="Journal Article"&gt;17&lt;/ref-type&gt;&lt;contributors&gt;&lt;authors&gt;&lt;author&gt;Sidess, Arieh&lt;/author&gt;&lt;author&gt;Ravina, Amnon&lt;/author&gt;&lt;author&gt;Oged, Eyal&lt;/author&gt;&lt;/authors&gt;&lt;/contributors&gt;&lt;titles&gt;&lt;title&gt;A model for predicting the deterioration of the pavement condition index&lt;/title&gt;&lt;secondary-title&gt;International Journal of Pavement Engineering&lt;/secondary-title&gt;&lt;/titles&gt;&lt;periodical&gt;&lt;full-title&gt;International Journal of Pavement Engineering&lt;/full-title&gt;&lt;/periodical&gt;&lt;pages&gt;1625-1636&lt;/pages&gt;&lt;volume&gt;22&lt;/volume&gt;&lt;number&gt;13&lt;/number&gt;&lt;dates&gt;&lt;year&gt;2021&lt;/year&gt;&lt;/dates&gt;&lt;isbn&gt;1029-8436&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3</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Consequently, the evaluation of pavement performance or deterioration becomes an important task for road maintenance and rehabilitation especially in Pavement Maintenance System (PMS)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&lt;EndNote&gt;&lt;Cite&gt;&lt;Author&gt;Ali&lt;/Author&gt;&lt;Year&gt;2023&lt;/Year&gt;&lt;RecNum&gt;1524&lt;/RecNum&gt;&lt;DisplayText&gt;(&lt;style face="italic"&gt;4&lt;/style&gt;)&lt;/DisplayText&gt;&lt;record&gt;&lt;rec-number&gt;1524&lt;/rec-number&gt;&lt;foreign-keys&gt;&lt;key app="EN" db-id="wdzfzdxfh2vt5mer2zlvpp2trztzeezzxt5d" timestamp="1721793432" guid="1113594e-d544-4176-bddc-e61df4d801ea"&gt;1524&lt;/key&gt;&lt;/foreign-keys&gt;&lt;ref-type name="Journal Article"&gt;17&lt;/ref-type&gt;&lt;contributors&gt;&lt;authors&gt;&lt;author&gt;Ali, Abdualmtalab Abdualaziz&lt;/author&gt;&lt;author&gt;Milad, Abdalrhman&lt;/author&gt;&lt;author&gt;Hussein, Amgad&lt;/author&gt;&lt;author&gt;Yusoff, Nur Izzi Md&lt;/author&gt;&lt;author&gt;Heneash, Usama&lt;/author&gt;&lt;/authors&gt;&lt;/contributors&gt;&lt;titles&gt;&lt;title&gt;Predicting pavement condition index based on the utilization of machine learning techniques: A case study&lt;/title&gt;&lt;secondary-title&gt;Journal of Road Engineering&lt;/secondary-title&gt;&lt;/titles&gt;&lt;periodical&gt;&lt;full-title&gt;Journal of Road Engineering&lt;/full-title&gt;&lt;/periodical&gt;&lt;pages&gt;266-278&lt;/pages&gt;&lt;volume&gt;3&lt;/volume&gt;&lt;number&gt;3&lt;/number&gt;&lt;dates&gt;&lt;year&gt;2023&lt;/year&gt;&lt;/dates&gt;&lt;isbn&gt;2097-0498&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4</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w:t>
      </w:r>
    </w:p>
    <w:p w14:paraId="1D0216D3" w14:textId="373D2FDA" w:rsidR="00E04E09" w:rsidRPr="00E04E09" w:rsidRDefault="00E04E09" w:rsidP="00E04E09">
      <w:pPr>
        <w:spacing w:after="0" w:line="240" w:lineRule="auto"/>
        <w:ind w:firstLine="720"/>
        <w:rPr>
          <w:rFonts w:ascii="Times New Roman" w:hAnsi="Times New Roman" w:cs="Times New Roman"/>
        </w:rPr>
      </w:pPr>
      <w:r w:rsidRPr="00E04E09">
        <w:rPr>
          <w:rFonts w:ascii="Times New Roman" w:hAnsi="Times New Roman" w:cs="Times New Roman"/>
        </w:rPr>
        <w:t xml:space="preserve">Pavement Condition Index (PCI) served as a pivotal metric for rating the present condition of pavement based on the distress observed on the surface of the pavement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&lt;EndNote&gt;&lt;Cite&gt;&lt;Author&gt;Arhin&lt;/Author&gt;&lt;Year&gt;2015&lt;/Year&gt;&lt;RecNum&gt;1526&lt;/RecNum&gt;&lt;DisplayText&gt;(&lt;style face="italic"&gt;5&lt;/style&gt;)&lt;/DisplayText&gt;&lt;record&gt;&lt;rec-number&gt;1526&lt;/rec-number&gt;&lt;foreign-keys&gt;&lt;key app="EN" db-id="wdzfzdxfh2vt5mer2zlvpp2trztzeezzxt5d" timestamp="1721843372" guid="a21c2254-063f-482a-87f6-5ad74de8f2e5"&gt;1526&lt;/key&gt;&lt;/foreign-keys&gt;&lt;ref-type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5</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Technically, the pavement is divided into sections. Each section would then be divided into sample units. The type and severity of pavement distress is assessed </w:t>
      </w:r>
      <w:r w:rsidRPr="00E04E09">
        <w:rPr>
          <w:rFonts w:ascii="Times New Roman" w:hAnsi="Times New Roman" w:cs="Times New Roman" w:hint="eastAsia"/>
        </w:rPr>
        <w:t>ma</w:t>
      </w:r>
      <w:r w:rsidRPr="00E04E09">
        <w:rPr>
          <w:rFonts w:ascii="Times New Roman" w:hAnsi="Times New Roman" w:cs="Times New Roman"/>
        </w:rPr>
        <w:t xml:space="preserve">nually by visual inspection of the pavement sample units and the distress data are utilized to calculate the PCI for each sample unit according to American Society for Testing and Materials (ASTM) D 6433-20 standard. PCI is a numerical rating of the pavement unit’s condition that ranges from 0 to 100, with 0 being the worst possible condition and 100 being the best possible condition. The PCI encompasses a comprehensive examination of various pavement defects such as cracks, rutting, potholes, and other surface irregularities. The traditional visual-based assessment process has been labor-intensive and time-consuming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&lt;EndNote&gt;&lt;Cite&gt;&lt;Author&gt;Wu&lt;/Author&gt;&lt;Year&gt;2015&lt;/Year&gt;&lt;RecNum&gt;1520&lt;/RecNum&gt;&lt;DisplayText&gt;(&lt;style face="italic"&gt;6&lt;/style&gt;)&lt;/DisplayText&gt;&lt;record&gt;&lt;rec-number&gt;1520&lt;/rec-number&gt;&lt;foreign-keys&gt;&lt;key app="EN" db-id="wdzfzdxfh2vt5mer2zlvpp2trztzeezzxt5d" timestamp="1721579298" guid="0c706a3d-78fc-4983-96d0-399a0543a2f2"&gt;1520&lt;/key&gt;&lt;/foreign-keys&gt;&lt;ref-type name="Book"&gt;6&lt;/ref-type&gt;&lt;contributors&gt;&lt;authors&gt;&lt;author&gt;Wu, Kan&lt;/author&gt;&lt;/authors&gt;&lt;/contributors&gt;&lt;titles&gt;&lt;title&gt;Development of PCI-based pavement performance model for management of road infrastructure system&lt;/title&gt;&lt;/titles&gt;&lt;dates&gt;&lt;year&gt;2015&lt;/year&gt;&lt;/dates&gt;&lt;publisher&gt;Arizona State University&lt;/publisher&gt;&lt;isbn&gt;1339290359&lt;/isbn&gt;&lt;urls&gt;&lt;/urls&gt;&lt;/record&gt;&lt;/Cite&gt;&lt;/EndNote&gt;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6</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relying heavily on manual inspections to catalog and evaluate these defects, as shown in Path (a) in </w:t>
      </w:r>
      <w:r w:rsidRPr="00E9495C">
        <w:rPr>
          <w:rFonts w:ascii="Times New Roman" w:hAnsi="Times New Roman" w:cs="Times New Roman"/>
          <w:b/>
          <w:bCs/>
        </w:rPr>
        <w:t>Figure 1</w:t>
      </w:r>
      <w:r w:rsidRPr="00E04E09">
        <w:rPr>
          <w:rFonts w:ascii="Times New Roman" w:hAnsi="Times New Roman" w:cs="Times New Roman"/>
        </w:rPr>
        <w:t xml:space="preserve">. Moreover, it causes traffic interruption, and is impractical for long roads and large road networks, and may be unsafe for workers doing the inspection. Several studies have utilized alternative parameters to predict PCI. For instance, Arhin et al.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&lt;EndNote&gt;&lt;Cite&gt;&lt;Author&gt;Arhin&lt;/Author&gt;&lt;Year&gt;2015&lt;/Year&gt;&lt;RecNum&gt;1529&lt;/RecNum&gt;&lt;DisplayText&gt;(&lt;style face="italic"&gt;5&lt;/style&gt;)&lt;/DisplayText&gt;&lt;record&gt;&lt;rec-number&gt;1529&lt;/rec-number&gt;&lt;foreign-keys&gt;&lt;key app="EN" db-id="wdzfzdxfh2vt5mer2zlvpp2trztzeezzxt5d" timestamp="1721853268" guid="d44a9c6a-baca-41ad-b925-c23b5e099d7d"&gt;1529&lt;/key&gt;&lt;/foreign-keys&gt;&lt;ref-type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5</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predicted PCI using the International Roughness Index from the District of Columbia. However, deriving PCI predictions from secondary data through simple regression models often lacks convincing accuracy and theoretical underpinning, making such approaches less reliable.</w:t>
      </w:r>
    </w:p>
    <w:p w14:paraId="7432517A" w14:textId="77777777" w:rsidR="00E04E09" w:rsidRPr="00E04E09" w:rsidRDefault="00E04E09" w:rsidP="00E04E09">
      <w:pPr>
        <w:spacing w:after="0" w:line="240" w:lineRule="auto"/>
        <w:ind w:firstLine="720"/>
        <w:rPr>
          <w:rFonts w:ascii="Times New Roman" w:hAnsi="Times New Roman" w:cs="Times New Roman"/>
        </w:rPr>
      </w:pPr>
      <w:r w:rsidRPr="00E04E09">
        <w:rPr>
          <w:rFonts w:ascii="Times New Roman" w:hAnsi="Times New Roman" w:cs="Times New Roman"/>
        </w:rPr>
        <w:t xml:space="preserve">With the advancement of computer vision and deep learning models, there is a growing body of research aimed at automating the detection and evaluation process of pavement defects. This approach is depicted in the Path (b) in </w:t>
      </w:r>
      <w:r w:rsidRPr="00E9495C">
        <w:rPr>
          <w:rFonts w:ascii="Times New Roman" w:hAnsi="Times New Roman" w:cs="Times New Roman"/>
          <w:b/>
          <w:bCs/>
        </w:rPr>
        <w:t>Figure 1</w:t>
      </w:r>
      <w:r w:rsidRPr="00E04E09">
        <w:rPr>
          <w:rFonts w:ascii="Times New Roman" w:hAnsi="Times New Roman" w:cs="Times New Roman"/>
        </w:rPr>
        <w:t xml:space="preserve">. </w:t>
      </w:r>
    </w:p>
    <w:p w14:paraId="496C9CD5" w14:textId="77777777" w:rsidR="00E04E09" w:rsidRPr="00E04E09" w:rsidRDefault="00E04E09" w:rsidP="00E04E09">
      <w:pPr>
        <w:spacing w:after="0" w:line="240" w:lineRule="auto"/>
        <w:ind w:firstLine="720"/>
        <w:rPr>
          <w:rFonts w:ascii="Times New Roman" w:hAnsi="Times New Roman" w:cs="Times New Roman"/>
        </w:rPr>
      </w:pPr>
    </w:p>
    <w:p w14:paraId="66C98200" w14:textId="77777777" w:rsidR="00E04E09" w:rsidRPr="00E04E09" w:rsidRDefault="00E04E09" w:rsidP="00E9495C">
      <w:pPr>
        <w:spacing w:after="0" w:line="240" w:lineRule="auto"/>
        <w:rPr>
          <w:rFonts w:ascii="Times New Roman" w:hAnsi="Times New Roman" w:cs="Times New Roman"/>
        </w:rPr>
      </w:pPr>
      <w:r w:rsidRPr="00E04E09">
        <w:rPr>
          <w:rFonts w:ascii="Times New Roman" w:hAnsi="Times New Roman" w:cs="Times New Roman"/>
          <w:noProof/>
        </w:rPr>
        <w:drawing>
          <wp:inline distT="0" distB="0" distL="0" distR="0" wp14:anchorId="07B53168" wp14:editId="4D351462">
            <wp:extent cx="5238029" cy="3168000"/>
            <wp:effectExtent l="0" t="0" r="0" b="0"/>
            <wp:docPr id="2109225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556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47528" cy="3173745"/>
                    </a:xfrm>
                    <a:prstGeom prst="rect">
                      <a:avLst/>
                    </a:prstGeom>
                  </pic:spPr>
                </pic:pic>
              </a:graphicData>
            </a:graphic>
          </wp:inline>
        </w:drawing>
      </w:r>
    </w:p>
    <w:p w14:paraId="5B8D260C" w14:textId="77777777" w:rsidR="00E04E09" w:rsidRPr="00E9495C" w:rsidRDefault="00E04E09" w:rsidP="00E9495C">
      <w:pPr>
        <w:spacing w:after="0" w:line="240" w:lineRule="auto"/>
        <w:rPr>
          <w:rFonts w:ascii="Times New Roman" w:hAnsi="Times New Roman" w:cs="Times New Roman"/>
          <w:b/>
          <w:bCs/>
        </w:rPr>
      </w:pPr>
      <w:r w:rsidRPr="00E9495C">
        <w:rPr>
          <w:rFonts w:ascii="Times New Roman" w:hAnsi="Times New Roman" w:cs="Times New Roman"/>
          <w:b/>
          <w:bCs/>
        </w:rPr>
        <w:t xml:space="preserve">Figure 1. Ways to get PCI value from visual images: Path (a) Traditional manual inspections based on ASTM D6433-20; Path (b) Traditional automation way to calculate the PCI value from pavement section images through image classification or object targeting, defects segmentation, </w:t>
      </w:r>
      <w:r w:rsidRPr="00E9495C">
        <w:rPr>
          <w:rFonts w:ascii="Times New Roman" w:hAnsi="Times New Roman" w:cs="Times New Roman"/>
          <w:b/>
          <w:bCs/>
        </w:rPr>
        <w:lastRenderedPageBreak/>
        <w:t>severity estimation and calculate PCI based on ASTM D6433-20; Path (c) Our proposed image regression method.</w:t>
      </w:r>
    </w:p>
    <w:p w14:paraId="50F9715A" w14:textId="77777777" w:rsidR="00E04E09" w:rsidRPr="00E04E09" w:rsidRDefault="00E04E09" w:rsidP="00E04E09">
      <w:pPr>
        <w:spacing w:after="0" w:line="240" w:lineRule="auto"/>
        <w:ind w:firstLine="720"/>
        <w:rPr>
          <w:rFonts w:ascii="Times New Roman" w:hAnsi="Times New Roman" w:cs="Times New Roman"/>
        </w:rPr>
      </w:pPr>
    </w:p>
    <w:p w14:paraId="0C7E5F1E" w14:textId="426291EF" w:rsidR="00E04E09" w:rsidRPr="00E04E09" w:rsidRDefault="00E04E09" w:rsidP="00E04E09">
      <w:pPr>
        <w:spacing w:after="0" w:line="240" w:lineRule="auto"/>
        <w:ind w:firstLine="720"/>
        <w:rPr>
          <w:rFonts w:ascii="Times New Roman" w:hAnsi="Times New Roman" w:cs="Times New Roman"/>
        </w:rPr>
      </w:pPr>
      <w:r w:rsidRPr="00E04E09">
        <w:rPr>
          <w:rFonts w:ascii="Times New Roman" w:hAnsi="Times New Roman" w:cs="Times New Roman"/>
        </w:rPr>
        <w:t xml:space="preserve">The primary focus of the method shown in </w:t>
      </w:r>
      <w:r w:rsidRPr="00E9495C">
        <w:rPr>
          <w:rFonts w:ascii="Times New Roman" w:hAnsi="Times New Roman" w:cs="Times New Roman"/>
          <w:b/>
          <w:bCs/>
        </w:rPr>
        <w:t>Figure 1</w:t>
      </w:r>
      <w:r w:rsidRPr="00E04E09">
        <w:rPr>
          <w:rFonts w:ascii="Times New Roman" w:hAnsi="Times New Roman" w:cs="Times New Roman"/>
        </w:rPr>
        <w:t xml:space="preserve"> is on collecting a substantial number of pavement images first. Initially, these images undergo a classification model to categorize them into different distress types, such as crack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&lt;EndNote&gt;&lt;Cite&gt;&lt;Author&gt;Zhang&lt;/Author&gt;&lt;Year&gt;2023&lt;/Year&gt;&lt;RecNum&gt;1362&lt;/RecNum&gt;&lt;DisplayText&gt;(&lt;style face="italic"&gt;7; 8&lt;/style&gt;)&lt;/DisplayText&gt;&lt;record&gt;&lt;rec-number&gt;1362&lt;/rec-number&gt;&lt;foreign-keys&gt;&lt;key app="EN" db-id="wdzfzdxfh2vt5mer2zlvpp2trztzeezzxt5d" timestamp="1692317192" guid="d59849d4-bf38-4ef3-9862-354dd415ad5a"&gt;1362&lt;/key&gt;&lt;/foreign-keys&gt;&lt;ref-type name="Journal Article"&gt;17&lt;/ref-type&gt;&lt;contributors&gt;&lt;authors&gt;&lt;author&gt;Zhang, Tianjie&lt;/author&gt;&lt;author&gt;Wang, Donglei&lt;/author&gt;&lt;author&gt;Lu, Yang&lt;/author&gt;&lt;/authors&gt;&lt;/contributors&gt;&lt;titles&gt;&lt;title&gt;ECSNet: An Accelerated Real-Time Image Segmentation CNN Architecture for Pavement Crack Detection&lt;/title&gt;&lt;secondary-title&gt;IEEE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2023.3300312&lt;/electronic-resource-num&gt;&lt;/record&gt;&lt;/Cite&gt;&lt;Cite&gt;&lt;Author&gt;Li&lt;/Author&gt;&lt;Year&gt;2021&lt;/Year&gt;&lt;RecNum&gt;1146&lt;/RecNum&gt;&lt;record&gt;&lt;rec-number&gt;1146&lt;/rec-number&gt;&lt;foreign-keys&gt;&lt;key app="EN" db-id="wdzfzdxfh2vt5mer2zlvpp2trztzeezzxt5d" timestamp="1645138599" guid="93525ed9-18c8-4d27-9619-496fed3bae2a"&gt;1146&lt;/key&gt;&lt;/foreign-keys&gt;&lt;ref-type name="Journal Article"&gt;17&lt;/ref-type&gt;&lt;contributors&gt;&lt;authors&gt;&lt;author&gt;Li, Shuwei&lt;/author&gt;&lt;author&gt;Gu, Xingyu&lt;/author&gt;&lt;author&gt;Xu, Xiangrong&lt;/author&gt;&lt;author&gt;Xu, Dawei&lt;/author&gt;&lt;author&gt;Zhang, Tianjie&lt;/author&gt;&lt;author&gt;Liu, Zhen&lt;/author&gt;&lt;author&gt;Dong, Qiao&lt;/author&gt;&lt;/authors&gt;&lt;/contributors&gt;&lt;titles&gt;&lt;title&gt;Detection of concealed cracks from ground penetrating radar images based on deep learning algorithm&lt;/title&gt;&lt;secondary-title&gt;Construction and Building Materials&lt;/secondary-title&gt;&lt;/titles&gt;&lt;periodical&gt;&lt;full-title&gt;Construction and Building Materials&lt;/full-title&gt;&lt;/periodical&gt;&lt;pages&gt;121949&lt;/pages&gt;&lt;volume&gt;273&lt;/volume&gt;&lt;dates&gt;&lt;year&gt;2021&lt;/year&gt;&lt;/dates&gt;&lt;isbn&gt;0950-0618&lt;/isbn&gt;&lt;urls&gt;&lt;/urls&gt;&lt;/record&gt;&lt;/Cite&gt;&lt;/EndNote&gt;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7; 8</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rutting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&lt;EndNote&gt;&lt;Cite&gt;&lt;Author&gt;Cao&lt;/Author&gt;&lt;Year&gt;2021&lt;/Year&gt;&lt;RecNum&gt;1527&lt;/RecNum&gt;&lt;DisplayText&gt;(&lt;style face="italic"&gt;9&lt;/style&gt;)&lt;/DisplayText&gt;&lt;record&gt;&lt;rec-number&gt;1527&lt;/rec-number&gt;&lt;foreign-keys&gt;&lt;key app="EN" db-id="wdzfzdxfh2vt5mer2zlvpp2trztzeezzxt5d" timestamp="1721843782" guid="06666d5e-a1d1-4f07-8313-137538367e18"&gt;1527&lt;/key&gt;&lt;/foreign-keys&gt;&lt;ref-type name="Journal Article"&gt;17&lt;/ref-type&gt;&lt;contributors&gt;&lt;authors&gt;&lt;author&gt;Cao, Minh-Tu&lt;/author&gt;&lt;author&gt;Chang, Kuan-Tsung&lt;/author&gt;&lt;author&gt;Nguyen, Ngoc-Mai&lt;/author&gt;&lt;author&gt;Tran, Van-Duc&lt;/author&gt;&lt;author&gt;Tran, Xuan-Linh&lt;/author&gt;&lt;author&gt;Hoang, Nhat-Duc&lt;/author&gt;&lt;/authors&gt;&lt;/contributors&gt;&lt;titles&gt;&lt;title&gt;Image processing-based automatic detection of asphalt pavement rutting using a novel metaheuristic optimized machine learning approach&lt;/title&gt;&lt;secondary-title&gt;Soft Computing&lt;/secondary-title&gt;&lt;/titles&gt;&lt;periodical&gt;&lt;full-title&gt;Soft Computing&lt;/full-title&gt;&lt;/periodical&gt;&lt;pages&gt;12839-12855&lt;/pages&gt;&lt;volume&gt;25&lt;/volume&gt;&lt;number&gt;20&lt;/number&gt;&lt;dates&gt;&lt;year&gt;2021&lt;/year&gt;&lt;/dates&gt;&lt;isbn&gt;1432-7643&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9</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potholes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&lt;EndNote&gt;&lt;Cite&gt;&lt;Author&gt;Yousaf&lt;/Author&gt;&lt;Year&gt;2018&lt;/Year&gt;&lt;RecNum&gt;1528&lt;/RecNum&gt;&lt;DisplayText&gt;(&lt;style face="italic"&gt;10&lt;/style&gt;)&lt;/DisplayText&gt;&lt;record&gt;&lt;rec-number&gt;1528&lt;/rec-number&gt;&lt;foreign-keys&gt;&lt;key app="EN" db-id="wdzfzdxfh2vt5mer2zlvpp2trztzeezzxt5d" timestamp="1721843880" guid="31b07d30-32a3-451b-a85f-64c25219afb6"&gt;1528&lt;/key&gt;&lt;/foreign-keys&gt;&lt;ref-type name="Journal Article"&gt;17&lt;/ref-type&gt;&lt;contributors&gt;&lt;authors&gt;&lt;author&gt;Yousaf, Muhammad Haroon&lt;/author&gt;&lt;author&gt;Azhar, Kanza&lt;/author&gt;&lt;author&gt;Murtaza, Fiza&lt;/author&gt;&lt;author&gt;Hussain, Fawad&lt;/author&gt;&lt;/authors&gt;&lt;/contributors&gt;&lt;titles&gt;&lt;title&gt;Visual analysis of asphalt pavement for detection and localization of potholes&lt;/title&gt;&lt;secondary-title&gt;Advanced Engineering Informatics&lt;/secondary-title&gt;&lt;/titles&gt;&lt;periodical&gt;&lt;full-title&gt;Advanced Engineering Informatics&lt;/full-title&gt;&lt;/periodical&gt;&lt;pages&gt;527-537&lt;/pages&gt;&lt;volume&gt;38&lt;/volume&gt;&lt;dates&gt;&lt;year&gt;2018&lt;/year&gt;&lt;/dates&gt;&lt;isbn&gt;1474-0346&lt;/isbn&gt;&lt;urls&gt;&lt;/urls&gt;&lt;/record&gt;&lt;/Cite&gt;&lt;/EndNote&gt;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10</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and so on. Otherwise, using object targeting algorithms to target the defects in top-down view pavement images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&lt;EndNote&gt;&lt;Cite&gt;&lt;Author&gt;Zhang&lt;/Author&gt;&lt;Year&gt;2024&lt;/Year&gt;&lt;RecNum&gt;1513&lt;/RecNum&gt;&lt;DisplayText&gt;(&lt;style face="italic"&gt;11&lt;/style&gt;)&lt;/DisplayText&gt;&lt;record&gt;&lt;rec-number&gt;1513&lt;/rec-number&gt;&lt;foreign-keys&gt;&lt;key app="EN" db-id="wdzfzdxfh2vt5mer2zlvpp2trztzeezzxt5d" timestamp="1718563128" guid="b0c327ad-ee51-477a-9832-a26d90333e0c"&gt;1513&lt;/key&gt;&lt;/foreign-keys&gt;&lt;ref-type name="Journal Article"&gt;17&lt;/ref-type&gt;&lt;contributors&gt;&lt;authors&gt;&lt;author&gt;Zhang, Tianjie&lt;/author&gt;&lt;author&gt;Wang, Donglei&lt;/author&gt;&lt;author&gt;Lu, Yang&lt;/author&gt;&lt;/authors&gt;&lt;/contributors&gt;&lt;titles&gt;&lt;title&gt;A data-centric strategy to improve performance of automatic pavement defects detection&lt;/title&gt;&lt;secondary-title&gt;Automation in Construction&lt;/secondary-title&gt;&lt;/titles&gt;&lt;periodical&gt;&lt;full-title&gt;Automation in Construction&lt;/full-title&gt;&lt;/periodical&gt;&lt;pages&gt;105334&lt;/pages&gt;&lt;volume&gt;160&lt;/volume&gt;&lt;dates&gt;&lt;year&gt;2024&lt;/year&gt;&lt;/dates&gt;&lt;isbn&gt;0926-5805&lt;/isbn&gt;&lt;urls&gt;&lt;/urls&gt;&lt;electronic-resource-num&gt;https://doi.org/10.1016/j.autcon.2024.105334&lt;/electronic-resource-num&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11</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Many studies are currently exploring and refining this step. For example, Zhang et al.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&lt;EndNote&gt;&lt;Cite&gt;&lt;Author&gt;Zhang&lt;/Author&gt;&lt;Year&gt;2024&lt;/Year&gt;&lt;RecNum&gt;1456&lt;/RecNum&gt;&lt;DisplayText&gt;(&lt;style face="italic"&gt;12&lt;/style&gt;)&lt;/DisplayText&gt;&lt;record&gt;&lt;rec-number&gt;1456&lt;/rec-number&gt;&lt;foreign-keys&gt;&lt;key app="EN" db-id="wdzfzdxfh2vt5mer2zlvpp2trztzeezzxt5d" timestamp="1707850188" guid="39ec186c-378c-4cf2-b309-927a9f61c7eb"&gt;1456&lt;/key&gt;&lt;/foreign-keys&gt;&lt;ref-type name="Journal Article"&gt;17&lt;/ref-type&gt;&lt;contributors&gt;&lt;authors&gt;&lt;author&gt;Zhang, Tianjie&lt;/author&gt;&lt;author&gt;Wang, Donglei&lt;/author&gt;&lt;author&gt;Lu, Yang&lt;/author&gt;&lt;/authors&gt;&lt;/contributors&gt;&lt;titles&gt;&lt;title&gt;Benchmark Study on a Novel Online Dataset for Standard Evaluation of Deep Learning-based Pavement Cracks Classification Models&lt;/title&gt;&lt;secondary-title&gt;KSCE Journal of Civil Engineering&lt;/secondary-title&gt;&lt;/titles&gt;&lt;periodical&gt;&lt;full-title&gt;Ksce Journal of Civil Engineering&lt;/full-title&gt;&lt;/periodical&gt;&lt;pages&gt;1-13&lt;/pages&gt;&lt;dates&gt;&lt;year&gt;2024&lt;/year&gt;&lt;/dates&gt;&lt;isbn&gt;1226-7988&lt;/isbn&gt;&lt;urls&gt;&lt;/urls&gt;&lt;/record&gt;&lt;/Cite&gt;&lt;/EndNote&gt;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12</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did a benchmark study on classic deep learning models for classifying the cracks into four types and find that </w:t>
      </w:r>
      <w:proofErr w:type="spellStart"/>
      <w:r w:rsidRPr="00E04E09">
        <w:rPr>
          <w:rFonts w:ascii="Times New Roman" w:hAnsi="Times New Roman" w:cs="Times New Roman"/>
        </w:rPr>
        <w:t>ConvNeXt</w:t>
      </w:r>
      <w:proofErr w:type="spellEnd"/>
      <w:r w:rsidRPr="00E04E09">
        <w:rPr>
          <w:rFonts w:ascii="Times New Roman" w:hAnsi="Times New Roman" w:cs="Times New Roman"/>
        </w:rPr>
        <w:t xml:space="preserve"> achieved the highest accuracy among other models. Li et al.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&lt;EndNote&gt;&lt;Cite&gt;&lt;Author&gt;Li&lt;/Author&gt;&lt;Year&gt;2020&lt;/Year&gt;&lt;RecNum&gt;1515&lt;/RecNum&gt;&lt;DisplayText&gt;(&lt;style face="italic"&gt;13&lt;/style&gt;)&lt;/DisplayText&gt;&lt;record&gt;&lt;rec-number&gt;1515&lt;/rec-number&gt;&lt;foreign-keys&gt;&lt;key app="EN" db-id="wdzfzdxfh2vt5mer2zlvpp2trztzeezzxt5d" timestamp="1721260528" guid="d29971b4-5b51-4c43-ada6-352060246a8b"&gt;1515&lt;/key&gt;&lt;/foreign-keys&gt;&lt;ref-type name="Journal Article"&gt;17&lt;/ref-type&gt;&lt;contributors&gt;&lt;authors&gt;&lt;author&gt;Li, Baoxian&lt;/author&gt;&lt;author&gt;Wang, Kelvin CP&lt;/author&gt;&lt;author&gt;Zhang, Allen&lt;/author&gt;&lt;author&gt;Yang, Enhui&lt;/author&gt;&lt;author&gt;Wang, Guolong&lt;/author&gt;&lt;/authors&gt;&lt;/contributors&gt;&lt;titles&gt;&lt;title&gt;Automatic classification of pavement crack using deep convolutional neural network&lt;/title&gt;&lt;secondary-title&gt;International Journal of Pavement Engineering&lt;/secondary-title&gt;&lt;/titles&gt;&lt;periodical&gt;&lt;full-title&gt;International Journal of Pavement Engineering&lt;/full-title&gt;&lt;/periodical&gt;&lt;pages&gt;457-463&lt;/pages&gt;&lt;volume&gt;21&lt;/volume&gt;&lt;number&gt;4&lt;/number&gt;&lt;dates&gt;&lt;year&gt;2020&lt;/year&gt;&lt;/dates&gt;&lt;isbn&gt;1029-8436&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13</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trained and compared 4 convolutional neural networks on a self-collected pavement crack dataset, reaches an overall classification accuracy of 94%. Some researchers work on the defects targeting algorithms. For example, Wang et al.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&lt;EndNote&gt;&lt;Cite&gt;&lt;Author&gt;Wang&lt;/Author&gt;&lt;Year&gt;2023&lt;/Year&gt;&lt;RecNum&gt;1516&lt;/RecNum&gt;&lt;DisplayText&gt;(&lt;style face="italic"&gt;14&lt;/style&gt;)&lt;/DisplayText&gt;&lt;record&gt;&lt;rec-number&gt;1516&lt;/rec-number&gt;&lt;foreign-keys&gt;&lt;key app="EN" db-id="wdzfzdxfh2vt5mer2zlvpp2trztzeezzxt5d" timestamp="1721260610" guid="aeea5340-e6c7-4d2e-ae84-590d165a0653"&gt;1516&lt;/key&gt;&lt;/foreign-keys&gt;&lt;ref-type name="Journal Article"&gt;17&lt;/ref-type&gt;&lt;contributors&gt;&lt;authors&gt;&lt;author&gt;Wang, Sike&lt;/author&gt;&lt;author&gt;Chen, Xueqin&lt;/author&gt;&lt;author&gt;Dong, Qiao&lt;/author&gt;&lt;/authors&gt;&lt;/contributors&gt;&lt;titles&gt;&lt;title&gt;Detection of asphalt pavement cracks based on vision transformer improved YOLO V5&lt;/title&gt;&lt;secondary-title&gt;Journal of Transportation Engineering, Part B: Pavements&lt;/secondary-title&gt;&lt;/titles&gt;&lt;periodical&gt;&lt;full-title&gt;Journal of Transportation Engineering, Part B: Pavements&lt;/full-title&gt;&lt;/periodical&gt;&lt;pages&gt;04023004&lt;/pages&gt;&lt;volume&gt;149&lt;/volume&gt;&lt;number&gt;2&lt;/number&gt;&lt;dates&gt;&lt;year&gt;2023&lt;/year&gt;&lt;/dates&gt;&lt;isbn&gt;2573-5438&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14</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proposed a vision transformer modified YOLOv5 to improve the speed and accuracy of the model in targeting the road cracks. 1,944 asphalt images were collected for testing and a mAP50 of 0.872 was obtained. Chen et al.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&lt;EndNote&gt;&lt;Cite&gt;&lt;Author&gt;Chen&lt;/Author&gt;&lt;Year&gt;2020&lt;/Year&gt;&lt;RecNum&gt;1517&lt;/RecNum&gt;&lt;DisplayText&gt;(&lt;style face="italic"&gt;15&lt;/style&gt;)&lt;/DisplayText&gt;&lt;record&gt;&lt;rec-number&gt;1517&lt;/rec-number&gt;&lt;foreign-keys&gt;&lt;key app="EN" db-id="wdzfzdxfh2vt5mer2zlvpp2trztzeezzxt5d" timestamp="1721261794" guid="147e03e3-d38e-4a71-a1e3-19bab981c7a4"&gt;1517&lt;/key&gt;&lt;/foreign-keys&gt;&lt;ref-type name="Journal Article"&gt;17&lt;/ref-type&gt;&lt;contributors&gt;&lt;authors&gt;&lt;author&gt;Chen, Hanshen&lt;/author&gt;&lt;author&gt;Yao, Minghai&lt;/author&gt;&lt;author&gt;Gu, Qinlong&lt;/author&gt;&lt;/authors&gt;&lt;/contributors&gt;&lt;titles&gt;&lt;title&gt;Pothole detection using location-aware convolutional neural networks&lt;/title&gt;&lt;secondary-title&gt;International Journal of Machine Learning and Cybernetics&lt;/secondary-title&gt;&lt;/titles&gt;&lt;periodical&gt;&lt;full-title&gt;International Journal of Machine Learning and Cybernetics&lt;/full-title&gt;&lt;/periodical&gt;&lt;pages&gt;899-911&lt;/pages&gt;&lt;volume&gt;11&lt;/volume&gt;&lt;number&gt;4&lt;/number&gt;&lt;dates&gt;&lt;year&gt;2020&lt;/year&gt;&lt;/dates&gt;&lt;isbn&gt;1868-8071&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15</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detected pothole successfully with a precision of 95.2% using a location-aware convolutional neural networks. There were also competitions like Data Science for Pavement Symposium (DSPS) held by Federal Highway Administration (FHWA) to invite students to take part into the road distress targeting tasks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&lt;EndNote&gt;&lt;Cite&gt;&lt;Author&gt;Behzadian&lt;/Author&gt;&lt;Year&gt;2022&lt;/Year&gt;&lt;RecNum&gt;1296&lt;/RecNum&gt;&lt;DisplayText&gt;(&lt;style face="italic"&gt;16&lt;/style&gt;)&lt;/DisplayText&gt;&lt;record&gt;&lt;rec-number&gt;1296&lt;/rec-number&gt;&lt;foreign-keys&gt;&lt;key app="EN" db-id="wdzfzdxfh2vt5mer2zlvpp2trztzeezzxt5d" timestamp="1684429685" guid="c659a5db-2fac-4b75-8e93-f2ddf995e546"&gt;1296&lt;/key&gt;&lt;/foreign-keys&gt;&lt;ref-type name="Journal Article"&gt;17&lt;/ref-type&gt;&lt;contributors&gt;&lt;authors&gt;&lt;author&gt;Behzadian, Ashkan&lt;/author&gt;&lt;author&gt;Muturi, Tanner Wambui&lt;/author&gt;&lt;author&gt;Zhang, Tianjie&lt;/author&gt;&lt;author&gt;Kim, Hongmin&lt;/author&gt;&lt;author&gt;Mullins, Amanda&lt;/author&gt;&lt;author&gt;Lu, Yang&lt;/author&gt;&lt;author&gt;Owor, Neema Jasika&lt;/author&gt;&lt;author&gt;Adu-Gyamfi, Yaw&lt;/author&gt;&lt;author&gt;Buttlar, William&lt;/author&gt;&lt;author&gt;Hamed, Majidifard&lt;/author&gt;&lt;/authors&gt;&lt;/contributors&gt;&lt;titles&gt;&lt;title&gt;The 1st Data Science for Pavements Challenge&lt;/title&gt;&lt;secondary-title&gt;arXiv preprint arXiv:2206.04874&lt;/secondary-title&gt;&lt;/titles&gt;&lt;periodical&gt;&lt;full-title&gt;arXiv preprint arXiv:2206.04874&lt;/full-title&gt;&lt;/periodical&gt;&lt;dates&gt;&lt;year&gt;2022&lt;/year&gt;&lt;/dates&gt;&lt;urls&gt;&lt;/urls&gt;&lt;/record&gt;&lt;/Cite&gt;&lt;/EndNote&gt;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16</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However, these works are all limited in this step, and they are mainly focused on the model performance in the classification or local distress targeting works, rather than moving forward to evaluate the overall performance of a whole road or a pavement network.</w:t>
      </w:r>
    </w:p>
    <w:p w14:paraId="6713B812" w14:textId="445D804B" w:rsidR="00E04E09" w:rsidRPr="00E04E09" w:rsidRDefault="00E04E09" w:rsidP="00E04E09">
      <w:pPr>
        <w:spacing w:after="0" w:line="240" w:lineRule="auto"/>
        <w:ind w:firstLine="720"/>
        <w:rPr>
          <w:rFonts w:ascii="Times New Roman" w:hAnsi="Times New Roman" w:cs="Times New Roman"/>
        </w:rPr>
      </w:pPr>
      <w:r w:rsidRPr="00E04E09">
        <w:rPr>
          <w:rFonts w:ascii="Times New Roman" w:hAnsi="Times New Roman" w:cs="Times New Roman"/>
        </w:rPr>
        <w:t xml:space="preserve">Following classification, the next step involves image segmentation, which is crucial for estimating the severity of each defect type. For instance, the segmentation process will have an impact on calculating the length of transverse cracks or determining the area affected by alligator cracks. These quantifications are essential for computing the PCI score in accordance with the ASTM D6433-20, which subsequently allows for an aggregated PCI calculation for individual road unit. A lot of researchers did research on this step. For example, Zhang et al.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&lt;EndNote&gt;&lt;Cite&gt;&lt;Author&gt;Zhang&lt;/Author&gt;&lt;Year&gt;2023&lt;/Year&gt;&lt;RecNum&gt;1260&lt;/RecNum&gt;&lt;DisplayText&gt;(&lt;style face="italic"&gt;17&lt;/style&gt;)&lt;/DisplayText&gt;&lt;record&gt;&lt;rec-number&gt;1260&lt;/rec-number&gt;&lt;foreign-keys&gt;&lt;key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2023.3236247&lt;/electronic-resource-num&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17</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proposed an integrated APCGAN and AttuNet framework to automatically segment the cracks from the pavement background. The method was mainly focused on the small training data issue which was widely exist in non-destructive detection. Fan et al.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&lt;EndNote&gt;&lt;Cite&gt;&lt;Author&gt;Fan&lt;/Author&gt;&lt;Year&gt;2021&lt;/Year&gt;&lt;RecNum&gt;1518&lt;/RecNum&gt;&lt;DisplayText&gt;(&lt;style face="italic"&gt;18&lt;/style&gt;)&lt;/DisplayText&gt;&lt;record&gt;&lt;rec-number&gt;1518&lt;/rec-number&gt;&lt;foreign-keys&gt;&lt;key app="EN" db-id="wdzfzdxfh2vt5mer2zlvpp2trztzeezzxt5d" timestamp="1721262363" guid="e669376f-e4a7-49ad-aa41-52a589be598e"&gt;1518&lt;/key&gt;&lt;/foreign-keys&gt;&lt;ref-type name="Journal Article"&gt;17&lt;/ref-type&gt;&lt;contributors&gt;&lt;authors&gt;&lt;author&gt;Fan, Rui&lt;/author&gt;&lt;author&gt;Wang, Hengli&lt;/author&gt;&lt;author&gt;Wang, Yuan&lt;/author&gt;&lt;author&gt;Liu, Ming&lt;/author&gt;&lt;author&gt;Pitas, Ioannis&lt;/author&gt;&lt;/authors&gt;&lt;/contributors&gt;&lt;titles&gt;&lt;title&gt;Graph attention layer evolves semantic segmentation for road pothole detection: A benchmark and algorithms&lt;/title&gt;&lt;secondary-title&gt;IEEE transactions on image processing&lt;/secondary-title&gt;&lt;/titles&gt;&lt;periodical&gt;&lt;full-title&gt;Ieee Transactions on Image Processing&lt;/full-title&gt;&lt;/periodical&gt;&lt;pages&gt;8144-8154&lt;/pages&gt;&lt;volume&gt;30&lt;/volume&gt;&lt;dates&gt;&lt;year&gt;2021&lt;/year&gt;&lt;/dates&gt;&lt;isbn&gt;1057-7149&lt;/isbn&gt;&lt;urls&gt;&lt;/urls&gt;&lt;/record&gt;&lt;/Cite&gt;&lt;/EndNote&gt;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18</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introduced a graph attention layer into traditional CNN structures to optimize the image feature representation for pothole segmentation and achieved the higher detection accuracy than other models. </w:t>
      </w:r>
    </w:p>
    <w:p w14:paraId="7A8970E3" w14:textId="77777777" w:rsidR="00E04E09" w:rsidRPr="00E04E09" w:rsidRDefault="00E04E09" w:rsidP="00E04E09">
      <w:pPr>
        <w:spacing w:after="0" w:line="240" w:lineRule="auto"/>
        <w:ind w:firstLine="720"/>
        <w:rPr>
          <w:rFonts w:ascii="Times New Roman" w:hAnsi="Times New Roman" w:cs="Times New Roman"/>
        </w:rPr>
      </w:pPr>
      <w:r w:rsidRPr="00E04E09">
        <w:rPr>
          <w:rFonts w:ascii="Times New Roman" w:hAnsi="Times New Roman" w:cs="Times New Roman"/>
        </w:rPr>
        <w:t xml:space="preserve">The main problems in this method to evaluate the PCI are in these facets: 1. Researchers merely focus on the whole process, most of the engineers and researchers only focus on one step of the process. 2. It is computationally intensive and time costive to finish the whole process to calculate the PCI. 3. The accuracy cannot be controlled easily, since there would be errors in the classification step. Also, the segmentation part will in turn produce errors in the severity evaluation. How to control the error and how to design the loss function to make it consistent with the PCI prediction remains a big challenge. </w:t>
      </w:r>
    </w:p>
    <w:p w14:paraId="05BCB951" w14:textId="295F82C1" w:rsidR="00E04E09" w:rsidRPr="00E04E09" w:rsidRDefault="00E04E09" w:rsidP="00E04E09">
      <w:pPr>
        <w:spacing w:after="0" w:line="240" w:lineRule="auto"/>
        <w:ind w:firstLine="720"/>
        <w:rPr>
          <w:rFonts w:ascii="Times New Roman" w:hAnsi="Times New Roman" w:cs="Times New Roman"/>
        </w:rPr>
      </w:pPr>
      <w:r w:rsidRPr="00E04E09">
        <w:rPr>
          <w:rFonts w:ascii="Times New Roman" w:hAnsi="Times New Roman" w:cs="Times New Roman"/>
        </w:rPr>
        <w:t xml:space="preserve">Due to the issues faced by these two methods mentioned above, we need a much more convenient and computational friendly method to help road manager and engineers to evaluate the pavement much efficiently and accurately. Therefore, we introduced a novel image regression-based approach. Unlike the common image classification or segmentation technics, image regression enables the direct prediction of continuous values as performance indexes from images. This method has been popularly applied in other areas like estimating a person's age from their photograph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&lt;EndNote&gt;&lt;Cite&gt;&lt;Author&gt;Sheoran&lt;/Author&gt;&lt;Year&gt;2021&lt;/Year&gt;&lt;RecNum&gt;1519&lt;/RecNum&gt;&lt;DisplayText&gt;(&lt;style face="italic"&gt;19&lt;/style&gt;)&lt;/DisplayText&gt;&lt;record&gt;&lt;rec-number&gt;1519&lt;/rec-number&gt;&lt;foreign-keys&gt;&lt;key app="EN" db-id="wdzfzdxfh2vt5mer2zlvpp2trztzeezzxt5d" timestamp="1721263758" guid="6d512d11-94aa-4d6d-a8b3-8b01faee2f12"&gt;1519&lt;/key&gt;&lt;/foreign-keys&gt;&lt;ref-type name="Conference Proceedings"&gt;10&lt;/ref-type&gt;&lt;contributors&gt;&lt;authors&gt;&lt;author&gt;Sheoran, Vikas&lt;/author&gt;&lt;author&gt;Joshi, Shreyansh&lt;/author&gt;&lt;author&gt;Bhayani, Tanisha R&lt;/author&gt;&lt;/authors&gt;&lt;/contributors&gt;&lt;titles&gt;&lt;title&gt;Age and gender prediction using deep cnns and transfer learning&lt;/title&gt;&lt;secondary-title&gt;Computer Vision and Image Processing: 5th International Conference, CVIP 2020, Prayagraj, India, December 4-6, 2020, Revised Selected Papers, Part II 5&lt;/secondary-title&gt;&lt;/titles&gt;&lt;pages&gt;293-304&lt;/pages&gt;&lt;dates&gt;&lt;year&gt;2021&lt;/year&gt;&lt;/dates&gt;&lt;publisher&gt;Springer&lt;/publisher&gt;&lt;isbn&gt;9811610916&lt;/isbn&gt;&lt;urls&gt;&lt;/urls&gt;&lt;/record&gt;&lt;/Cite&gt;&lt;/EndNote&gt;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19</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However, it has not been utilized in the PCI estimation before. Therefore, in this work, we proposed an image regression neural network, PCINet. A set of published images by Federal Highway Administration (FHWA) would be used as input to this network. Each image represents a pavement unit and is given a PCI value by a professional expert as a specific label. The related PCI value would be used as the ground truth to train the model. By using this method, we can directly estimate the PCI from a single image instead of doing traditional complex sequence classification, segmentation and evaluation works as described above. </w:t>
      </w:r>
    </w:p>
    <w:p w14:paraId="341E0DDA" w14:textId="00777A43" w:rsidR="00E04E09" w:rsidRPr="00E04E09" w:rsidRDefault="00E04E09" w:rsidP="00E04E09">
      <w:pPr>
        <w:spacing w:after="0" w:line="240" w:lineRule="auto"/>
        <w:ind w:firstLine="720"/>
        <w:rPr>
          <w:rFonts w:ascii="Times New Roman" w:hAnsi="Times New Roman" w:cs="Times New Roman"/>
        </w:rPr>
      </w:pPr>
      <w:r w:rsidRPr="00E04E09">
        <w:rPr>
          <w:rFonts w:ascii="Times New Roman" w:hAnsi="Times New Roman" w:cs="Times New Roman"/>
        </w:rPr>
        <w:t xml:space="preserve">Furthermore, the pavement would be in good condition in most cases. For example, </w:t>
      </w:r>
      <w:proofErr w:type="spellStart"/>
      <w:r w:rsidRPr="00E04E09">
        <w:rPr>
          <w:rFonts w:ascii="Times New Roman" w:hAnsi="Times New Roman" w:cs="Times New Roman"/>
        </w:rPr>
        <w:t>Pinatt</w:t>
      </w:r>
      <w:proofErr w:type="spellEnd"/>
      <w:r w:rsidRPr="00E04E09">
        <w:rPr>
          <w:rFonts w:ascii="Times New Roman" w:hAnsi="Times New Roman" w:cs="Times New Roman"/>
        </w:rPr>
        <w:t xml:space="preserve"> et al. </w:t>
      </w:r>
      <w:r w:rsidRPr="00E04E09">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&lt;EndNote&gt;&lt;Cite&gt;&lt;Author&gt;Pinatt&lt;/Author&gt;&lt;Year&gt;2020&lt;/Year&gt;&lt;RecNum&gt;1522&lt;/RecNum&gt;&lt;DisplayText&gt;(&lt;style face="italic"&gt;20&lt;/style&gt;)&lt;/DisplayText&gt;&lt;record&gt;&lt;rec-number&gt;1522&lt;/rec-number&gt;&lt;foreign-keys&gt;&lt;key app="EN" db-id="wdzfzdxfh2vt5mer2zlvpp2trztzeezzxt5d" timestamp="1721764454" guid="aa2ff44d-fd77-4579-b4fe-6b382c7b0bef"&gt;1522&lt;/key&gt;&lt;/foreign-keys&gt;&lt;ref-type name="Journal Article"&gt;17&lt;/ref-type&gt;&lt;contributors&gt;&lt;authors&gt;&lt;author&gt;Pinatt, Jéssica Marcomini&lt;/author&gt;&lt;author&gt;Chicati, Marcelo Luiz&lt;/author&gt;&lt;author&gt;Ildefonso, Jesner Sereni&lt;/author&gt;&lt;author&gt;Filetti, Cláudia Regina Grégio D&amp;apos;arce&lt;/author&gt;&lt;/authors&gt;&lt;/contributors&gt;&lt;titles&gt;&lt;title&gt;Evaluation of pavement condition index by different methods: Case study of Maringá, Brazil&lt;/title&gt;&lt;secondary-title&gt;Transportation Research Interdisciplinary Perspectives&lt;/secondary-title&gt;&lt;/titles&gt;&lt;periodical&gt;&lt;full-title&gt;Transportation Research Interdisciplinary Perspectives&lt;/full-title&gt;&lt;/periodical&gt;&lt;pages&gt;100100&lt;/pages&gt;&lt;volume&gt;4&lt;/volume&gt;&lt;dates&gt;&lt;year&gt;2020&lt;/year&gt;&lt;/dates&gt;&lt;isbn&gt;2590-1982&lt;/isbn&gt;&lt;urls&gt;&lt;/urls&gt;&lt;/record&gt;&lt;/Cite&gt;&lt;/EndNote&gt;</w:instrText>
      </w:r>
      <w:r w:rsidRPr="00E04E09">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20</w:t>
      </w:r>
      <w:r w:rsidR="00E9495C">
        <w:rPr>
          <w:rFonts w:ascii="Times New Roman" w:hAnsi="Times New Roman" w:cs="Times New Roman"/>
          <w:noProof/>
        </w:rPr>
        <w:t>)</w:t>
      </w:r>
      <w:r w:rsidRPr="00E04E09">
        <w:rPr>
          <w:rFonts w:ascii="Times New Roman" w:hAnsi="Times New Roman" w:cs="Times New Roman"/>
        </w:rPr>
        <w:fldChar w:fldCharType="end"/>
      </w:r>
      <w:r w:rsidRPr="00E04E09">
        <w:rPr>
          <w:rFonts w:ascii="Times New Roman" w:hAnsi="Times New Roman" w:cs="Times New Roman"/>
        </w:rPr>
        <w:t xml:space="preserve"> found that 92.21% of road is classified as “very good” during their survey in </w:t>
      </w:r>
      <w:proofErr w:type="spellStart"/>
      <w:r w:rsidRPr="00E04E09">
        <w:rPr>
          <w:rFonts w:ascii="Times New Roman" w:hAnsi="Times New Roman" w:cs="Times New Roman"/>
        </w:rPr>
        <w:t>Maringá</w:t>
      </w:r>
      <w:proofErr w:type="spellEnd"/>
      <w:r w:rsidRPr="00E04E09">
        <w:rPr>
          <w:rFonts w:ascii="Times New Roman" w:hAnsi="Times New Roman" w:cs="Times New Roman"/>
        </w:rPr>
        <w:t xml:space="preserve">, Brazil. However, the pavement units in “bad” condition should be pay more attention to as it is important to the </w:t>
      </w:r>
      <w:r w:rsidRPr="00E04E09">
        <w:rPr>
          <w:rFonts w:ascii="Times New Roman" w:hAnsi="Times New Roman" w:cs="Times New Roman"/>
        </w:rPr>
        <w:lastRenderedPageBreak/>
        <w:t xml:space="preserve">road maintenance. Therefore, instead of using Mean Square Error (MSE), we proposed a PCILoss as a customized loss function for this specific application to improve the performance of the proposed model. </w:t>
      </w:r>
    </w:p>
    <w:p w14:paraId="73131F06" w14:textId="333737CC" w:rsidR="006C35E6" w:rsidRPr="006C35E6" w:rsidRDefault="00E04E09" w:rsidP="00E04E09">
      <w:pPr>
        <w:spacing w:after="0" w:line="240" w:lineRule="auto"/>
        <w:ind w:firstLine="720"/>
        <w:rPr>
          <w:rFonts w:ascii="Times New Roman" w:hAnsi="Times New Roman" w:cs="Times New Roman"/>
        </w:rPr>
      </w:pPr>
      <w:r w:rsidRPr="00E04E09">
        <w:rPr>
          <w:rFonts w:ascii="Times New Roman" w:hAnsi="Times New Roman" w:cs="Times New Roman"/>
        </w:rPr>
        <w:t>The organization of the paper is as follows. First, the dataset used, the proposed PCINet, and the PCILoss will be introduced in the methods part. Also, the evaluation metrics as well as the overall procedure of the paper would be introduced. The PCINet would be compared with other advanced models including YOLOV8, ResNet, DenseNet and MobileNet. The results of the data preprocessing and model performance would be shown in the results part.</w:t>
      </w:r>
    </w:p>
    <w:p w14:paraId="268DCD65" w14:textId="77777777" w:rsidR="00BA7557" w:rsidRPr="005617FF" w:rsidRDefault="00BA7557" w:rsidP="00DE7BE7">
      <w:pPr>
        <w:spacing w:after="0" w:line="240" w:lineRule="auto"/>
        <w:ind w:firstLine="720"/>
        <w:rPr>
          <w:rFonts w:ascii="Times New Roman" w:hAnsi="Times New Roman" w:cs="Times New Roman"/>
          <w:b/>
          <w:color w:val="000000" w:themeColor="text1"/>
        </w:rPr>
      </w:pPr>
    </w:p>
    <w:p w14:paraId="2FF72381" w14:textId="37F89306" w:rsidR="00AB09AF" w:rsidRPr="00E9495C" w:rsidRDefault="00502D17" w:rsidP="00E9495C">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METHODS</w:t>
      </w:r>
    </w:p>
    <w:p w14:paraId="35BA0018" w14:textId="0612E518" w:rsidR="00E04E09" w:rsidRPr="00E9495C" w:rsidRDefault="006C35E6" w:rsidP="006C35E6">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Dataset</w:t>
      </w:r>
    </w:p>
    <w:p w14:paraId="41B47E0F" w14:textId="77777777" w:rsidR="00E04E09" w:rsidRPr="00E9495C" w:rsidRDefault="00E04E09" w:rsidP="00E9495C">
      <w:pPr>
        <w:spacing w:after="0" w:line="240" w:lineRule="auto"/>
        <w:rPr>
          <w:rFonts w:ascii="Times New Roman" w:hAnsi="Times New Roman" w:cs="Times New Roman"/>
        </w:rPr>
      </w:pPr>
      <w:r w:rsidRPr="00E9495C">
        <w:rPr>
          <w:rFonts w:ascii="Times New Roman" w:hAnsi="Times New Roman" w:cs="Times New Roman"/>
        </w:rPr>
        <w:t xml:space="preserve">A top-down pavement image dataset (https://github.com/UM-Titan/DSPS24) published by FHWA, University of Missouri and University of New Hampshire, is utilized in this work for training, validating and testing. It contains 10,000 images as well as an Excel file where the PCI value of each image is provided. </w:t>
      </w:r>
      <w:r w:rsidRPr="00E9495C">
        <w:rPr>
          <w:rFonts w:ascii="Times New Roman" w:hAnsi="Times New Roman" w:cs="Times New Roman"/>
          <w:b/>
          <w:bCs/>
        </w:rPr>
        <w:t>Figure 2(a)</w:t>
      </w:r>
      <w:r w:rsidRPr="00E9495C">
        <w:rPr>
          <w:rFonts w:ascii="Times New Roman" w:hAnsi="Times New Roman" w:cs="Times New Roman"/>
        </w:rPr>
        <w:t xml:space="preserve"> provides some visualization of images in the dataset with different PCI values and </w:t>
      </w:r>
      <w:r w:rsidRPr="00E9495C">
        <w:rPr>
          <w:rFonts w:ascii="Times New Roman" w:hAnsi="Times New Roman" w:cs="Times New Roman"/>
          <w:b/>
          <w:bCs/>
        </w:rPr>
        <w:t>Figure 2(b)</w:t>
      </w:r>
      <w:r w:rsidRPr="00E9495C">
        <w:rPr>
          <w:rFonts w:ascii="Times New Roman" w:hAnsi="Times New Roman" w:cs="Times New Roman"/>
        </w:rPr>
        <w:t xml:space="preserve"> shows the distribution of PCI values in the original dataset.</w:t>
      </w:r>
    </w:p>
    <w:p w14:paraId="4454E3A2" w14:textId="4BC2B075" w:rsidR="00E04E09" w:rsidRPr="00E04E09" w:rsidRDefault="00C81332" w:rsidP="00E04E09">
      <w:pPr>
        <w:spacing w:after="0" w:line="240" w:lineRule="auto"/>
        <w:rPr>
          <w:rFonts w:ascii="Times New Roman" w:hAnsi="Times New Roman" w:cs="Times New Roman"/>
          <w:color w:val="000000" w:themeColor="text1"/>
        </w:rPr>
      </w:pPr>
      <w:r>
        <w:rPr>
          <w:noProof/>
        </w:rPr>
        <w:drawing>
          <wp:inline distT="0" distB="0" distL="0" distR="0" wp14:anchorId="06F858F1" wp14:editId="06A78BDB">
            <wp:extent cx="1525454" cy="1704441"/>
            <wp:effectExtent l="0" t="0" r="0" b="0"/>
            <wp:docPr id="8452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1839" name=""/>
                    <pic:cNvPicPr/>
                  </pic:nvPicPr>
                  <pic:blipFill>
                    <a:blip r:embed="rId12"/>
                    <a:stretch>
                      <a:fillRect/>
                    </a:stretch>
                  </pic:blipFill>
                  <pic:spPr>
                    <a:xfrm>
                      <a:off x="0" y="0"/>
                      <a:ext cx="1526161" cy="1705231"/>
                    </a:xfrm>
                    <a:prstGeom prst="rect">
                      <a:avLst/>
                    </a:prstGeom>
                  </pic:spPr>
                </pic:pic>
              </a:graphicData>
            </a:graphic>
          </wp:inline>
        </w:drawing>
      </w:r>
      <w:r w:rsidR="00E04E09" w:rsidRPr="00E04E09">
        <w:rPr>
          <w:rFonts w:ascii="Times New Roman" w:hAnsi="Times New Roman" w:cs="Times New Roman"/>
          <w:noProof/>
          <w:color w:val="000000" w:themeColor="text1"/>
        </w:rPr>
        <w:drawing>
          <wp:inline distT="0" distB="0" distL="0" distR="0" wp14:anchorId="199D9F63" wp14:editId="59C2416A">
            <wp:extent cx="2576311" cy="1721922"/>
            <wp:effectExtent l="0" t="0" r="0" b="0"/>
            <wp:docPr id="1527796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6317" name="Picture 1527796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1944" cy="1725687"/>
                    </a:xfrm>
                    <a:prstGeom prst="rect">
                      <a:avLst/>
                    </a:prstGeom>
                  </pic:spPr>
                </pic:pic>
              </a:graphicData>
            </a:graphic>
          </wp:inline>
        </w:drawing>
      </w:r>
    </w:p>
    <w:p w14:paraId="07ADA40F" w14:textId="0A4F71FA" w:rsidR="00E04E09" w:rsidRPr="00E04E09" w:rsidRDefault="00E9495C" w:rsidP="00E9495C">
      <w:pPr>
        <w:spacing w:after="0" w:line="240" w:lineRule="auto"/>
        <w:ind w:left="720"/>
        <w:rPr>
          <w:rFonts w:ascii="Times New Roman" w:hAnsi="Times New Roman" w:cs="Times New Roman"/>
          <w:color w:val="000000" w:themeColor="text1"/>
        </w:rPr>
      </w:pPr>
      <w:r>
        <w:rPr>
          <w:rFonts w:ascii="Times New Roman" w:hAnsi="Times New Roman" w:cs="Times New Roman"/>
          <w:color w:val="000000" w:themeColor="text1"/>
        </w:rPr>
        <w:t xml:space="preserve">   (a)</w:t>
      </w:r>
      <w:r w:rsidR="00E04E09" w:rsidRPr="00E04E09">
        <w:rPr>
          <w:rFonts w:ascii="Times New Roman" w:hAnsi="Times New Roman" w:cs="Times New Roman"/>
          <w:color w:val="000000" w:themeColor="text1"/>
        </w:rPr>
        <w:t xml:space="preserve">                                                             </w:t>
      </w:r>
      <w:proofErr w:type="gramStart"/>
      <w:r w:rsidR="00E04E09" w:rsidRPr="00E04E09">
        <w:rPr>
          <w:rFonts w:ascii="Times New Roman" w:hAnsi="Times New Roman" w:cs="Times New Roman"/>
          <w:color w:val="000000" w:themeColor="text1"/>
        </w:rPr>
        <w:t xml:space="preserve">   (</w:t>
      </w:r>
      <w:proofErr w:type="gramEnd"/>
      <w:r w:rsidR="00E04E09" w:rsidRPr="00E04E09">
        <w:rPr>
          <w:rFonts w:ascii="Times New Roman" w:hAnsi="Times New Roman" w:cs="Times New Roman"/>
          <w:color w:val="000000" w:themeColor="text1"/>
        </w:rPr>
        <w:t>b)</w:t>
      </w:r>
    </w:p>
    <w:p w14:paraId="2B7B7DA3" w14:textId="77777777" w:rsidR="00E04E09" w:rsidRPr="00E9495C" w:rsidRDefault="00E04E09" w:rsidP="00E04E09">
      <w:pPr>
        <w:spacing w:after="0" w:line="240" w:lineRule="auto"/>
        <w:rPr>
          <w:rFonts w:ascii="Times New Roman" w:hAnsi="Times New Roman" w:cs="Times New Roman"/>
          <w:b/>
          <w:bCs/>
          <w:color w:val="000000" w:themeColor="text1"/>
        </w:rPr>
      </w:pPr>
      <w:r w:rsidRPr="00E9495C">
        <w:rPr>
          <w:rFonts w:ascii="Times New Roman" w:hAnsi="Times New Roman" w:cs="Times New Roman"/>
          <w:b/>
          <w:bCs/>
          <w:color w:val="000000" w:themeColor="text1"/>
        </w:rPr>
        <w:t>Figure 2. (a) Visualization of images in the dataset with different PCI values; (b) The distribution of PCI in the original dataset;</w:t>
      </w:r>
    </w:p>
    <w:p w14:paraId="3B8F93CE" w14:textId="77777777" w:rsidR="00E04E09" w:rsidRPr="00E04E09" w:rsidRDefault="00E04E09" w:rsidP="00E04E09">
      <w:pPr>
        <w:spacing w:after="0" w:line="240" w:lineRule="auto"/>
        <w:rPr>
          <w:rFonts w:ascii="Times New Roman" w:hAnsi="Times New Roman" w:cs="Times New Roman"/>
          <w:color w:val="000000" w:themeColor="text1"/>
        </w:rPr>
      </w:pPr>
    </w:p>
    <w:p w14:paraId="0E262B84" w14:textId="77777777"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As illustrated in </w:t>
      </w:r>
      <w:r w:rsidRPr="00E9495C">
        <w:rPr>
          <w:rFonts w:ascii="Times New Roman" w:hAnsi="Times New Roman" w:cs="Times New Roman"/>
          <w:b/>
          <w:bCs/>
        </w:rPr>
        <w:t>Figure 2(b)</w:t>
      </w:r>
      <w:r w:rsidRPr="00E9495C">
        <w:rPr>
          <w:rFonts w:ascii="Times New Roman" w:hAnsi="Times New Roman" w:cs="Times New Roman"/>
        </w:rPr>
        <w:t>, the PCI distribution is heavily left skewed, with the number of images having a PCI value of 100 being significantly higher than any other values. This is acceptable since, in real-life situations, the percentage of pavement in good condition is generally higher than that of pavements in poor condition. However, such skewed data is not suitable for deep learning model training as it can cause the model to overweight images with high PCI values.</w:t>
      </w:r>
    </w:p>
    <w:p w14:paraId="69602D15" w14:textId="77777777"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To address this, we downsample the images with a PCI of 100 by randomly selecting a certain percentage of these images. Additionally, we upsample images with lower quantities using image augmentation strategies such as cropping, rotating, and flipping. We calculate the median number of images across all PCI values, and if the number of images for a particular PCI is below the median, we augment this set by adding the generated images. </w:t>
      </w:r>
    </w:p>
    <w:p w14:paraId="29AE7F6F" w14:textId="322EB314"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During training, the deep learning model updates its parameters iteratively. The validation set helps in selecting the best model, while the test set is used to calculate the final metrics. Before feeding the images into the models, the original images are resized to 640</w:t>
      </w:r>
      <m:oMath>
        <m:r>
          <m:rPr>
            <m:sty m:val="p"/>
          </m:rPr>
          <w:rPr>
            <w:rFonts w:ascii="Cambria Math" w:hAnsi="Cambria Math" w:cs="Times New Roman"/>
          </w:rPr>
          <m:t>×</m:t>
        </m:r>
      </m:oMath>
      <w:r w:rsidRPr="00E9495C">
        <w:rPr>
          <w:rFonts w:ascii="Times New Roman" w:hAnsi="Times New Roman" w:cs="Times New Roman"/>
        </w:rPr>
        <w:t>640 pixels and normalized. This resizing ensures a uniform input size, which is crucial for consistent performance and computational efficiency in the neural network. Normalization adjusts the pixel values to a standard range, improving the convergence rate during training. The PCI values, originally between 0 and 100, are converted to a scale from 0 to 1 by dividing each value by 100. This scaling helps in stabilizing the training process and ensuring that the model treats the PCI values in a consistent and proportional manner.</w:t>
      </w:r>
    </w:p>
    <w:p w14:paraId="13DAE114" w14:textId="77777777" w:rsidR="006C35E6" w:rsidRDefault="006C35E6" w:rsidP="006C35E6">
      <w:pPr>
        <w:spacing w:after="0" w:line="240" w:lineRule="auto"/>
        <w:rPr>
          <w:rFonts w:ascii="Times New Roman" w:hAnsi="Times New Roman" w:cs="Times New Roman"/>
          <w:color w:val="000000" w:themeColor="text1"/>
        </w:rPr>
      </w:pPr>
    </w:p>
    <w:p w14:paraId="1E2B4E13" w14:textId="3A8AE67C" w:rsidR="00E04E09" w:rsidRPr="00E9495C" w:rsidRDefault="006C35E6" w:rsidP="006C35E6">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PCINet</w:t>
      </w:r>
    </w:p>
    <w:p w14:paraId="1D4188D2" w14:textId="77777777" w:rsidR="00E04E09" w:rsidRPr="00E9495C" w:rsidRDefault="00E04E09" w:rsidP="00E9495C">
      <w:pPr>
        <w:spacing w:after="0" w:line="240" w:lineRule="auto"/>
        <w:rPr>
          <w:rFonts w:ascii="Times New Roman" w:hAnsi="Times New Roman" w:cs="Times New Roman"/>
        </w:rPr>
      </w:pPr>
      <w:r w:rsidRPr="00E9495C">
        <w:rPr>
          <w:rFonts w:ascii="Times New Roman" w:hAnsi="Times New Roman" w:cs="Times New Roman"/>
        </w:rPr>
        <w:lastRenderedPageBreak/>
        <w:t xml:space="preserve">The proposed Pavement Condition Index Neural Network (PCINet) introduces an innovative architecture aimed at enhancing the analysis and interpretation of pavement conditions. Unlike traditional CNNs, which are primarily tailored for classification or segmentation tasks, PCINet is meticulously designed to address specific challenges in pavement condition evaluation through deep learning using image regression. The architecture of PCINet is depicted in </w:t>
      </w:r>
      <w:r w:rsidRPr="00E9495C">
        <w:rPr>
          <w:rFonts w:ascii="Times New Roman" w:hAnsi="Times New Roman" w:cs="Times New Roman"/>
          <w:b/>
          <w:bCs/>
        </w:rPr>
        <w:t>Figure 3</w:t>
      </w:r>
      <w:r w:rsidRPr="00E9495C">
        <w:rPr>
          <w:rFonts w:ascii="Times New Roman" w:hAnsi="Times New Roman" w:cs="Times New Roman"/>
        </w:rPr>
        <w:t>.</w:t>
      </w:r>
    </w:p>
    <w:p w14:paraId="762A91F7" w14:textId="77777777" w:rsidR="00E04E09" w:rsidRPr="00E04E09" w:rsidRDefault="00E04E09" w:rsidP="00E04E09">
      <w:pPr>
        <w:spacing w:after="0" w:line="240" w:lineRule="auto"/>
        <w:rPr>
          <w:rFonts w:ascii="Times New Roman" w:hAnsi="Times New Roman" w:cs="Times New Roman"/>
          <w:color w:val="000000" w:themeColor="text1"/>
        </w:rPr>
      </w:pPr>
      <w:r w:rsidRPr="00E04E09">
        <w:rPr>
          <w:rFonts w:ascii="Times New Roman" w:hAnsi="Times New Roman" w:cs="Times New Roman"/>
          <w:noProof/>
          <w:color w:val="000000" w:themeColor="text1"/>
        </w:rPr>
        <w:drawing>
          <wp:inline distT="0" distB="0" distL="0" distR="0" wp14:anchorId="29484552" wp14:editId="54981B00">
            <wp:extent cx="5943600" cy="301498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014980"/>
                    </a:xfrm>
                    <a:prstGeom prst="rect">
                      <a:avLst/>
                    </a:prstGeom>
                  </pic:spPr>
                </pic:pic>
              </a:graphicData>
            </a:graphic>
          </wp:inline>
        </w:drawing>
      </w:r>
    </w:p>
    <w:p w14:paraId="5A2E9AFA" w14:textId="77777777" w:rsidR="00E04E09" w:rsidRPr="00E9495C" w:rsidRDefault="00E04E09" w:rsidP="00E04E09">
      <w:pPr>
        <w:spacing w:after="0" w:line="240" w:lineRule="auto"/>
        <w:rPr>
          <w:rFonts w:ascii="Times New Roman" w:hAnsi="Times New Roman" w:cs="Times New Roman"/>
          <w:b/>
          <w:bCs/>
          <w:color w:val="000000" w:themeColor="text1"/>
        </w:rPr>
      </w:pPr>
      <w:r w:rsidRPr="00E9495C">
        <w:rPr>
          <w:rFonts w:ascii="Times New Roman" w:hAnsi="Times New Roman" w:cs="Times New Roman"/>
          <w:b/>
          <w:bCs/>
          <w:color w:val="000000" w:themeColor="text1"/>
        </w:rPr>
        <w:t xml:space="preserve">Figure 3. (a) Model architecture of the proposed PCINet. The value </w:t>
      </w:r>
      <w:r w:rsidRPr="00E9495C">
        <w:rPr>
          <w:rFonts w:ascii="Times New Roman" w:hAnsi="Times New Roman" w:cs="Times New Roman"/>
          <w:b/>
          <w:bCs/>
          <w:i/>
          <w:iCs/>
          <w:color w:val="000000" w:themeColor="text1"/>
        </w:rPr>
        <w:t>p</w:t>
      </w:r>
      <w:r w:rsidRPr="00E9495C">
        <w:rPr>
          <w:rFonts w:ascii="Times New Roman" w:hAnsi="Times New Roman" w:cs="Times New Roman"/>
          <w:b/>
          <w:bCs/>
          <w:color w:val="000000" w:themeColor="text1"/>
        </w:rPr>
        <w:t xml:space="preserve"> means the possibility to skip this layer. </w:t>
      </w:r>
      <w:proofErr w:type="spellStart"/>
      <w:r w:rsidRPr="00E9495C">
        <w:rPr>
          <w:rFonts w:ascii="Times New Roman" w:hAnsi="Times New Roman" w:cs="Times New Roman"/>
          <w:b/>
          <w:bCs/>
          <w:color w:val="000000" w:themeColor="text1"/>
        </w:rPr>
        <w:t>SiLU</w:t>
      </w:r>
      <w:proofErr w:type="spellEnd"/>
      <w:r w:rsidRPr="00E9495C">
        <w:rPr>
          <w:rFonts w:ascii="Times New Roman" w:hAnsi="Times New Roman" w:cs="Times New Roman"/>
          <w:b/>
          <w:bCs/>
          <w:color w:val="000000" w:themeColor="text1"/>
        </w:rPr>
        <w:t xml:space="preserve"> stands for Sigmoid Linear Unit activate function. Conv2d represents the convolutional layer and </w:t>
      </w:r>
      <w:proofErr w:type="spellStart"/>
      <w:r w:rsidRPr="00E9495C">
        <w:rPr>
          <w:rFonts w:ascii="Times New Roman" w:hAnsi="Times New Roman" w:cs="Times New Roman"/>
          <w:b/>
          <w:bCs/>
          <w:color w:val="000000" w:themeColor="text1"/>
        </w:rPr>
        <w:t>BatchNorm</w:t>
      </w:r>
      <w:proofErr w:type="spellEnd"/>
      <w:r w:rsidRPr="00E9495C">
        <w:rPr>
          <w:rFonts w:ascii="Times New Roman" w:hAnsi="Times New Roman" w:cs="Times New Roman"/>
          <w:b/>
          <w:bCs/>
          <w:color w:val="000000" w:themeColor="text1"/>
        </w:rPr>
        <w:t xml:space="preserve"> stands for batch normalization layer. (b) Structure of the PCI-Block which contains 4 convolutional layers in each block.</w:t>
      </w:r>
    </w:p>
    <w:p w14:paraId="48FC588A" w14:textId="77777777" w:rsidR="00E04E09" w:rsidRPr="00E04E09" w:rsidRDefault="00E04E09" w:rsidP="00E04E09">
      <w:pPr>
        <w:spacing w:after="0" w:line="240" w:lineRule="auto"/>
        <w:rPr>
          <w:rFonts w:ascii="Times New Roman" w:hAnsi="Times New Roman" w:cs="Times New Roman"/>
          <w:color w:val="000000" w:themeColor="text1"/>
        </w:rPr>
      </w:pPr>
    </w:p>
    <w:p w14:paraId="13DD794E" w14:textId="1D71D5A0"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b/>
          <w:bCs/>
        </w:rPr>
        <w:t>Figure 3(a)</w:t>
      </w:r>
      <w:r w:rsidRPr="00E9495C">
        <w:rPr>
          <w:rFonts w:ascii="Times New Roman" w:hAnsi="Times New Roman" w:cs="Times New Roman"/>
        </w:rPr>
        <w:t xml:space="preserve"> is the main structure of PCINet. It is composed of 81 convolutional layers (Conv2d), which facilitate a deeper and more detailed feature extraction compared to shallower networks. Deep neural networks are pivotal in capturing nuanced patterns in data. However, they often encounter challenges such as vanishing gradients </w:t>
      </w:r>
      <w:r w:rsidRPr="00E9495C">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&lt;EndNote&gt;&lt;Cite&gt;&lt;Author&gt;He&lt;/Author&gt;&lt;Year&gt;2016&lt;/Year&gt;&lt;RecNum&gt;1155&lt;/RecNum&gt;&lt;DisplayText&gt;(&lt;style face="italic"&gt;21&lt;/style&gt;)&lt;/DisplayText&gt;&lt;record&gt;&lt;rec-number&gt;1155&lt;/rec-number&gt;&lt;foreign-keys&gt;&lt;key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Pr="00E9495C">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21</w:t>
      </w:r>
      <w:r w:rsidR="00E9495C">
        <w:rPr>
          <w:rFonts w:ascii="Times New Roman" w:hAnsi="Times New Roman" w:cs="Times New Roman"/>
          <w:noProof/>
        </w:rPr>
        <w:t>)</w:t>
      </w:r>
      <w:r w:rsidRPr="00E9495C">
        <w:rPr>
          <w:rFonts w:ascii="Times New Roman" w:hAnsi="Times New Roman" w:cs="Times New Roman"/>
        </w:rPr>
        <w:fldChar w:fldCharType="end"/>
      </w:r>
      <w:r w:rsidRPr="00E9495C">
        <w:rPr>
          <w:rFonts w:ascii="Times New Roman" w:hAnsi="Times New Roman" w:cs="Times New Roman"/>
        </w:rPr>
        <w:t xml:space="preserve"> during backward propagation and diminished feature reuse in forward propagation. To mitigate these issues, PCINet incorporates a technique known as Stochastic Depth </w:t>
      </w:r>
      <w:r w:rsidRPr="00E9495C">
        <w:rPr>
          <w:rFonts w:ascii="Times New Roman" w:hAnsi="Times New Roman" w:cs="Times New Roman"/>
        </w:rPr>
        <w:fldChar w:fldCharType="begin"/>
      </w:r>
      <w:r w:rsidR="00E9495C">
        <w:rPr>
          <w:rFonts w:ascii="Times New Roman" w:hAnsi="Times New Roman" w:cs="Times New Roman"/>
        </w:rPr>
        <w:instrText xml:space="preserve"> ADDIN EN.CITE &lt;EndNote&gt;&lt;Cite&gt;&lt;Author&gt;Huang&lt;/Author&gt;&lt;Year&gt;2016&lt;/Year&gt;&lt;RecNum&gt;1512&lt;/RecNum&gt;&lt;DisplayText&gt;(&lt;style face="italic"&gt;22&lt;/style&gt;)&lt;/DisplayText&gt;&lt;record&gt;&lt;rec-number&gt;1512&lt;/rec-number&gt;&lt;foreign-keys&gt;&lt;key app="EN" db-id="wdzfzdxfh2vt5mer2zlvpp2trztzeezzxt5d" timestamp="1715701698" guid="c7296042-8a78-4b07-8486-de859c830755"&gt;1512&lt;/key&gt;&lt;/foreign-keys&gt;&lt;ref-type name="Conference Proceedings"&gt;10&lt;/ref-type&gt;&lt;contributors&gt;&lt;authors&gt;&lt;author&gt;Huang, Gao&lt;/author&gt;&lt;author&gt;Sun, Yu&lt;/author&gt;&lt;author&gt;Liu, Zhuang&lt;/author&gt;&lt;author&gt;Sedra, Daniel&lt;/author&gt;&lt;author&gt;Weinberger, Kilian Q&lt;/author&gt;&lt;/authors&gt;&lt;/contributors&gt;&lt;titles&gt;&lt;title&gt;Deep networks with stochastic depth&lt;/title&gt;&lt;secondary-title&gt;Computer Vision–ECCV 2016: 14th European Conference, Amsterdam, The Netherlands, October 11–14, 2016, Proceedings, Part IV 14&lt;/secondary-title&gt;&lt;/titles&gt;&lt;pages&gt;646-661&lt;/pages&gt;&lt;dates&gt;&lt;year&gt;2016&lt;/year&gt;&lt;/dates&gt;&lt;publisher&gt;Springer&lt;/publisher&gt;&lt;isbn&gt;3319464922&lt;/isbn&gt;&lt;urls&gt;&lt;/urls&gt;&lt;electronic-resource-num&gt;https://doi.org/10.1007/978-3-319-46493-0_39&lt;/electronic-resource-num&gt;&lt;/record&gt;&lt;/Cite&gt;&lt;/EndNote&gt;</w:instrText>
      </w:r>
      <w:r w:rsidRPr="00E9495C">
        <w:rPr>
          <w:rFonts w:ascii="Times New Roman" w:hAnsi="Times New Roman" w:cs="Times New Roman"/>
        </w:rPr>
        <w:fldChar w:fldCharType="separate"/>
      </w:r>
      <w:r w:rsidR="00E9495C">
        <w:rPr>
          <w:rFonts w:ascii="Times New Roman" w:hAnsi="Times New Roman" w:cs="Times New Roman"/>
          <w:noProof/>
        </w:rPr>
        <w:t>(</w:t>
      </w:r>
      <w:r w:rsidR="00E9495C" w:rsidRPr="00E9495C">
        <w:rPr>
          <w:rFonts w:ascii="Times New Roman" w:hAnsi="Times New Roman" w:cs="Times New Roman"/>
          <w:i/>
          <w:noProof/>
        </w:rPr>
        <w:t>22</w:t>
      </w:r>
      <w:r w:rsidR="00E9495C">
        <w:rPr>
          <w:rFonts w:ascii="Times New Roman" w:hAnsi="Times New Roman" w:cs="Times New Roman"/>
          <w:noProof/>
        </w:rPr>
        <w:t>)</w:t>
      </w:r>
      <w:r w:rsidRPr="00E9495C">
        <w:rPr>
          <w:rFonts w:ascii="Times New Roman" w:hAnsi="Times New Roman" w:cs="Times New Roman"/>
        </w:rPr>
        <w:fldChar w:fldCharType="end"/>
      </w:r>
      <w:r w:rsidRPr="00E9495C">
        <w:rPr>
          <w:rFonts w:ascii="Times New Roman" w:hAnsi="Times New Roman" w:cs="Times New Roman"/>
        </w:rPr>
        <w:t xml:space="preserve">. This method probabilistically skips certain layers during training, effectively reducing the network's operational depth and thus alleviating the vanishing gradient problem without compromising learning capability. For instance, as depicted in the dotted </w:t>
      </w:r>
      <w:proofErr w:type="spellStart"/>
      <w:r w:rsidRPr="00E9495C">
        <w:rPr>
          <w:rFonts w:ascii="Times New Roman" w:hAnsi="Times New Roman" w:cs="Times New Roman"/>
        </w:rPr>
        <w:t>rectangule</w:t>
      </w:r>
      <w:proofErr w:type="spellEnd"/>
      <w:r w:rsidRPr="00E9495C">
        <w:rPr>
          <w:rFonts w:ascii="Times New Roman" w:hAnsi="Times New Roman" w:cs="Times New Roman"/>
        </w:rPr>
        <w:t xml:space="preserve"> box in </w:t>
      </w:r>
      <w:r w:rsidRPr="00E9495C">
        <w:rPr>
          <w:rFonts w:ascii="Times New Roman" w:hAnsi="Times New Roman" w:cs="Times New Roman"/>
          <w:b/>
          <w:bCs/>
        </w:rPr>
        <w:t>Figure 3(a)</w:t>
      </w:r>
      <w:r w:rsidRPr="00E9495C">
        <w:rPr>
          <w:rFonts w:ascii="Times New Roman" w:hAnsi="Times New Roman" w:cs="Times New Roman"/>
        </w:rPr>
        <w:t>, the parameter p=0.0125 signifies a 1.25% chance of skipping specific layers, thereby simplifying the model complexity adaptively during training phases. A larger p means a larger chance to skip the associated layers.</w:t>
      </w:r>
    </w:p>
    <w:p w14:paraId="328370A4" w14:textId="29B2EBBF"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Each convolutional layer is followed by a Batch Normalization (BatchNorm2d) layer, which standardizes the outputs of the previous layer by adjusting and scaling activations. This normalization is described by the </w:t>
      </w:r>
      <w:r w:rsidR="00E9495C" w:rsidRPr="00E9495C">
        <w:rPr>
          <w:rFonts w:ascii="Times New Roman" w:hAnsi="Times New Roman" w:cs="Times New Roman"/>
          <w:b/>
          <w:bCs/>
        </w:rPr>
        <w:t>Equation 1</w:t>
      </w:r>
      <w:r w:rsidRPr="00E9495C">
        <w:rPr>
          <w:rFonts w:ascii="Times New Roman" w:hAnsi="Times New Roman" w:cs="Times New Roman"/>
        </w:rPr>
        <w:t xml:space="preserve"> below. </w:t>
      </w:r>
    </w:p>
    <w:p w14:paraId="77850C1B" w14:textId="5D3B3E39" w:rsidR="00E04E09" w:rsidRPr="00E9495C" w:rsidRDefault="00E04E09" w:rsidP="00E9495C">
      <w:pPr>
        <w:spacing w:after="0" w:line="240" w:lineRule="auto"/>
        <w:rPr>
          <w:rFonts w:ascii="Times New Roman" w:hAnsi="Times New Roman" w:cs="Times New Roman"/>
        </w:rPr>
      </w:pP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μ</m:t>
            </m:r>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ϵ</m:t>
                </m:r>
              </m:e>
            </m:rad>
          </m:den>
        </m:f>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β</m:t>
        </m:r>
      </m:oMath>
      <w:r w:rsidRPr="00E9495C">
        <w:rPr>
          <w:rFonts w:ascii="Times New Roman" w:hAnsi="Times New Roman" w:cs="Times New Roman"/>
        </w:rPr>
        <w:t xml:space="preserve">              (1)</w:t>
      </w:r>
    </w:p>
    <w:p w14:paraId="462E616B" w14:textId="69B02E76" w:rsidR="00E04E09" w:rsidRPr="00E04E09" w:rsidRDefault="00E04E09" w:rsidP="00E9495C">
      <w:pPr>
        <w:spacing w:after="0" w:line="240" w:lineRule="auto"/>
        <w:ind w:firstLine="720"/>
        <w:rPr>
          <w:rFonts w:ascii="Times New Roman" w:hAnsi="Times New Roman" w:cs="Times New Roman"/>
          <w:color w:val="000000" w:themeColor="text1"/>
        </w:rPr>
      </w:pPr>
      <w:r w:rsidRPr="00E9495C">
        <w:rPr>
          <w:rFonts w:ascii="Times New Roman" w:hAnsi="Times New Roman" w:cs="Times New Roman"/>
        </w:rPr>
        <w:t xml:space="preserve">Where </w:t>
      </w:r>
      <m:oMath>
        <m:r>
          <w:rPr>
            <w:rFonts w:ascii="Cambria Math" w:hAnsi="Cambria Math" w:cs="Times New Roman"/>
          </w:rPr>
          <m:t>μ</m:t>
        </m:r>
      </m:oMath>
      <w:r w:rsidRPr="00E9495C">
        <w:rPr>
          <w:rFonts w:ascii="Times New Roman" w:hAnsi="Times New Roman" w:cs="Times New Roman"/>
        </w:rPr>
        <w:t xml:space="preserve"> is the mean value per-dimension over the mini-batches while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E9495C">
        <w:rPr>
          <w:rFonts w:ascii="Times New Roman" w:hAnsi="Times New Roman" w:cs="Times New Roman"/>
        </w:rPr>
        <w:t xml:space="preserve"> is the variance. The parameter </w:t>
      </w:r>
      <w:r w:rsidRPr="00E9495C">
        <w:rPr>
          <w:rFonts w:ascii="Cambria Math" w:hAnsi="Cambria Math" w:cs="Cambria Math"/>
        </w:rPr>
        <w:t>𝛾</w:t>
      </w:r>
      <w:r w:rsidRPr="00E9495C">
        <w:rPr>
          <w:rFonts w:ascii="Times New Roman" w:hAnsi="Times New Roman" w:cs="Times New Roman"/>
        </w:rPr>
        <w:t xml:space="preserve"> and </w:t>
      </w:r>
      <w:r w:rsidRPr="00E9495C">
        <w:rPr>
          <w:rFonts w:ascii="Cambria Math" w:hAnsi="Cambria Math" w:cs="Cambria Math"/>
        </w:rPr>
        <w:t>𝛽</w:t>
      </w:r>
      <w:r w:rsidRPr="00E9495C">
        <w:rPr>
          <w:rFonts w:ascii="Times New Roman" w:hAnsi="Times New Roman" w:cs="Times New Roman"/>
        </w:rPr>
        <w:t xml:space="preserve"> are learnable parameter that are adapted during training. The initialization of </w:t>
      </w:r>
      <w:r w:rsidRPr="00E9495C">
        <w:rPr>
          <w:rFonts w:ascii="Cambria Math" w:hAnsi="Cambria Math" w:cs="Cambria Math"/>
        </w:rPr>
        <w:t>𝛾</w:t>
      </w:r>
      <w:r w:rsidRPr="00E9495C">
        <w:rPr>
          <w:rFonts w:ascii="Times New Roman" w:hAnsi="Times New Roman" w:cs="Times New Roman"/>
        </w:rPr>
        <w:t xml:space="preserve"> to 1 and </w:t>
      </w:r>
      <w:r w:rsidRPr="00E9495C">
        <w:rPr>
          <w:rFonts w:ascii="Cambria Math" w:hAnsi="Cambria Math" w:cs="Cambria Math"/>
        </w:rPr>
        <w:t>𝛽</w:t>
      </w:r>
      <w:r w:rsidRPr="00E9495C">
        <w:rPr>
          <w:rFonts w:ascii="Times New Roman" w:hAnsi="Times New Roman" w:cs="Times New Roman"/>
        </w:rPr>
        <w:t xml:space="preserve"> to 0 allows the network to initially behave like an identity</w:t>
      </w:r>
      <w:r w:rsidRPr="00E04E09">
        <w:rPr>
          <w:rFonts w:ascii="Times New Roman" w:hAnsi="Times New Roman" w:cs="Times New Roman"/>
          <w:color w:val="000000" w:themeColor="text1"/>
        </w:rPr>
        <w:t xml:space="preserve"> function, not altering the input, and gradually learning the optimal normalization.</w:t>
      </w:r>
    </w:p>
    <w:p w14:paraId="7C5C1837" w14:textId="4E4BEA1D"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The activation function employed in PCINet is Sigmoid Linear Unit (</w:t>
      </w:r>
      <w:proofErr w:type="spellStart"/>
      <w:r w:rsidRPr="00E9495C">
        <w:rPr>
          <w:rFonts w:ascii="Times New Roman" w:hAnsi="Times New Roman" w:cs="Times New Roman"/>
        </w:rPr>
        <w:t>SiLU</w:t>
      </w:r>
      <w:proofErr w:type="spellEnd"/>
      <w:r w:rsidRPr="00E9495C">
        <w:rPr>
          <w:rFonts w:ascii="Times New Roman" w:hAnsi="Times New Roman" w:cs="Times New Roman"/>
        </w:rPr>
        <w:t>) function</w:t>
      </w:r>
      <w:r w:rsidR="00E9495C">
        <w:rPr>
          <w:rFonts w:ascii="Times New Roman" w:hAnsi="Times New Roman" w:cs="Times New Roman"/>
        </w:rPr>
        <w:t xml:space="preserve">, as shown in </w:t>
      </w:r>
      <w:r w:rsidR="00E9495C" w:rsidRPr="00E9495C">
        <w:rPr>
          <w:rFonts w:ascii="Times New Roman" w:hAnsi="Times New Roman" w:cs="Times New Roman"/>
          <w:b/>
          <w:bCs/>
        </w:rPr>
        <w:t>Equation 2</w:t>
      </w:r>
      <w:r w:rsidRPr="00E9495C">
        <w:rPr>
          <w:rFonts w:ascii="Times New Roman" w:hAnsi="Times New Roman" w:cs="Times New Roman"/>
        </w:rPr>
        <w:t xml:space="preserve">. </w:t>
      </w:r>
    </w:p>
    <w:p w14:paraId="7419E7B8" w14:textId="4405A06E" w:rsidR="00E04E09" w:rsidRPr="00E9495C" w:rsidRDefault="00E04E09" w:rsidP="00E9495C">
      <w:pPr>
        <w:spacing w:after="0" w:line="240" w:lineRule="auto"/>
        <w:rPr>
          <w:rFonts w:ascii="Times New Roman" w:hAnsi="Times New Roman" w:cs="Times New Roman"/>
        </w:rPr>
      </w:pPr>
      <m:oMath>
        <m:r>
          <m:rPr>
            <m:sty m:val="p"/>
          </m:rPr>
          <w:rPr>
            <w:rFonts w:ascii="Cambria Math" w:hAnsi="Cambria Math" w:cs="Times New Roman"/>
          </w:rPr>
          <m:t>SiLU(</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E9495C">
        <w:rPr>
          <w:rFonts w:ascii="Times New Roman" w:hAnsi="Times New Roman" w:cs="Times New Roman"/>
        </w:rPr>
        <w:t xml:space="preserve">              (2)</w:t>
      </w:r>
    </w:p>
    <w:p w14:paraId="20DB73DC" w14:textId="109C58AA"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lastRenderedPageBreak/>
        <w:t xml:space="preserve">where </w:t>
      </w:r>
      <m:oMath>
        <m:r>
          <w:rPr>
            <w:rFonts w:ascii="Cambria Math" w:hAnsi="Cambria Math" w:cs="Times New Roman"/>
          </w:rPr>
          <m:t>σ</m:t>
        </m:r>
        <m:r>
          <m:rPr>
            <m:sty m:val="p"/>
          </m:rPr>
          <w:rPr>
            <w:rFonts w:ascii="Cambria Math" w:hAnsi="Cambria Math" w:cs="Times New Roman"/>
          </w:rPr>
          <m:t>(∙)</m:t>
        </m:r>
      </m:oMath>
      <w:r w:rsidRPr="00E9495C">
        <w:rPr>
          <w:rFonts w:ascii="Times New Roman" w:hAnsi="Times New Roman" w:cs="Times New Roman"/>
        </w:rPr>
        <w:t xml:space="preserve"> is the logistic sigmoid function. </w:t>
      </w:r>
      <m:oMath>
        <m:r>
          <m:rPr>
            <m:sty m:val="p"/>
          </m:rPr>
          <w:rPr>
            <w:rFonts w:ascii="Cambria Math" w:hAnsi="Cambria Math" w:cs="Times New Roman"/>
          </w:rPr>
          <m:t>SiLU(∙)</m:t>
        </m:r>
      </m:oMath>
      <w:r w:rsidRPr="00E9495C">
        <w:rPr>
          <w:rFonts w:ascii="Times New Roman" w:hAnsi="Times New Roman" w:cs="Times New Roman"/>
        </w:rPr>
        <w:t xml:space="preserve"> provides non-linear capabilities essential for deep learning models, allowing them to capture complex relationships in the data. This choice of activation function is instrumental in enhancing non-linearity without introducing additional parameters or computational complexity.</w:t>
      </w:r>
    </w:p>
    <w:p w14:paraId="1DF875B2" w14:textId="77777777"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At the end of the convolutional layers within PCINet, a fully-connected (Linear) layer is incorporated to synthesize the deeply processed features into a singular output value. This layer plays a crucial role in the network's architecture by aggregating the spatially distributed feature maps into a compact form. The output of this fully-connected layer is a continuous value that represents the predicted PCI, thereby transforming the rich, complex feature representations extracted by the preceding convolutional layers into a precise quantitative assessment of pavement condition.</w:t>
      </w:r>
    </w:p>
    <w:p w14:paraId="5FC7FF09" w14:textId="7C2B71EE"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Subsequent to the fully-connected layer, a sigmoid activation function is strategically employed at the output stage of PCINet, as shown in </w:t>
      </w:r>
      <w:r w:rsidR="00E9495C" w:rsidRPr="00E9495C">
        <w:rPr>
          <w:rFonts w:ascii="Times New Roman" w:hAnsi="Times New Roman" w:cs="Times New Roman"/>
          <w:b/>
          <w:bCs/>
        </w:rPr>
        <w:t>Equation 3</w:t>
      </w:r>
      <w:r w:rsidRPr="00E9495C">
        <w:rPr>
          <w:rFonts w:ascii="Times New Roman" w:hAnsi="Times New Roman" w:cs="Times New Roman"/>
        </w:rPr>
        <w:t xml:space="preserve">. </w:t>
      </w:r>
    </w:p>
    <w:p w14:paraId="168FE027" w14:textId="6A74F035" w:rsidR="00E04E09" w:rsidRPr="00E9495C" w:rsidRDefault="00E04E09" w:rsidP="00E9495C">
      <w:pPr>
        <w:spacing w:after="0" w:line="240" w:lineRule="auto"/>
        <w:rPr>
          <w:rFonts w:ascii="Times New Roman" w:hAnsi="Times New Roman" w:cs="Times New Roman"/>
        </w:rPr>
      </w:pPr>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x</m:t>
                </m:r>
              </m:sup>
            </m:sSup>
          </m:den>
        </m:f>
      </m:oMath>
      <w:r w:rsidRPr="00E9495C">
        <w:rPr>
          <w:rFonts w:ascii="Times New Roman" w:hAnsi="Times New Roman" w:cs="Times New Roman"/>
        </w:rPr>
        <w:t xml:space="preserve">             (3)</w:t>
      </w:r>
    </w:p>
    <w:p w14:paraId="2896F084" w14:textId="77777777"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Given that the PCI values are scaled between 0 and 1, the sigmoid function is ideal as it confines the output of the network within this range. The sigmoid function ensures that the network’s output, the predicted PCI, remains within the realistic bounds of 0 to 1. This feature is critical for maintaining the integrity and usability of the PCI estimates produced by the network, making them directly applicable for evaluating pavement conditions. </w:t>
      </w:r>
    </w:p>
    <w:p w14:paraId="12CE5ABD" w14:textId="4195C235" w:rsidR="006C35E6"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By implementing the sigmoid function, PCINet ensures that the regression output adheres to the expected limits of PCI values, thereby enhancing the reliability and interpretability of the predictions. This decision underlines the tailored design of the network, specifically optimized for the regression task at hand, demonstrating the model’s capability to deliver actionable and precise pavement condition assessments directly from input images.</w:t>
      </w:r>
    </w:p>
    <w:p w14:paraId="4E585549" w14:textId="77777777" w:rsidR="006C35E6" w:rsidRPr="00E9495C" w:rsidRDefault="006C35E6" w:rsidP="00E9495C">
      <w:pPr>
        <w:spacing w:after="0" w:line="240" w:lineRule="auto"/>
        <w:ind w:firstLine="720"/>
        <w:rPr>
          <w:rFonts w:ascii="Times New Roman" w:hAnsi="Times New Roman" w:cs="Times New Roman"/>
        </w:rPr>
      </w:pPr>
    </w:p>
    <w:p w14:paraId="63473AEA" w14:textId="662D371C" w:rsidR="006C35E6" w:rsidRPr="005617FF" w:rsidRDefault="006C35E6" w:rsidP="006C35E6">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Overall Procedure</w:t>
      </w:r>
    </w:p>
    <w:p w14:paraId="43379D6A" w14:textId="77777777" w:rsidR="00E04E09" w:rsidRPr="00E9495C" w:rsidRDefault="00E04E09" w:rsidP="00E9495C">
      <w:pPr>
        <w:spacing w:after="0" w:line="240" w:lineRule="auto"/>
        <w:rPr>
          <w:rFonts w:ascii="Times New Roman" w:hAnsi="Times New Roman" w:cs="Times New Roman"/>
        </w:rPr>
      </w:pPr>
      <w:r w:rsidRPr="00E9495C">
        <w:rPr>
          <w:rFonts w:ascii="Times New Roman" w:hAnsi="Times New Roman" w:cs="Times New Roman"/>
          <w:b/>
          <w:bCs/>
        </w:rPr>
        <w:t>Figure 4</w:t>
      </w:r>
      <w:r w:rsidRPr="00E9495C">
        <w:rPr>
          <w:rFonts w:ascii="Times New Roman" w:hAnsi="Times New Roman" w:cs="Times New Roman"/>
        </w:rPr>
        <w:t xml:space="preserve"> outlines the comprehensive methodology of the study. </w:t>
      </w:r>
    </w:p>
    <w:p w14:paraId="479ECCEA" w14:textId="77777777" w:rsidR="00E04E09" w:rsidRPr="00E04E09" w:rsidRDefault="00E04E09" w:rsidP="00E04E09">
      <w:pPr>
        <w:spacing w:after="0" w:line="240" w:lineRule="auto"/>
        <w:rPr>
          <w:rFonts w:ascii="Times New Roman" w:hAnsi="Times New Roman" w:cs="Times New Roman"/>
          <w:color w:val="000000" w:themeColor="text1"/>
        </w:rPr>
      </w:pPr>
      <w:r w:rsidRPr="00E04E09">
        <w:rPr>
          <w:rFonts w:ascii="Times New Roman" w:hAnsi="Times New Roman" w:cs="Times New Roman"/>
          <w:noProof/>
          <w:color w:val="000000" w:themeColor="text1"/>
        </w:rPr>
        <w:drawing>
          <wp:inline distT="0" distB="0" distL="0" distR="0" wp14:anchorId="0D2EFDBC" wp14:editId="5EC8DB47">
            <wp:extent cx="3208020" cy="2568130"/>
            <wp:effectExtent l="0" t="0" r="508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215564" cy="2574169"/>
                    </a:xfrm>
                    <a:prstGeom prst="rect">
                      <a:avLst/>
                    </a:prstGeom>
                  </pic:spPr>
                </pic:pic>
              </a:graphicData>
            </a:graphic>
          </wp:inline>
        </w:drawing>
      </w:r>
    </w:p>
    <w:p w14:paraId="32280BF1" w14:textId="77777777" w:rsidR="00E04E09" w:rsidRPr="00E9495C" w:rsidRDefault="00E04E09" w:rsidP="00E04E09">
      <w:pPr>
        <w:spacing w:after="0" w:line="240" w:lineRule="auto"/>
        <w:rPr>
          <w:rFonts w:ascii="Times New Roman" w:hAnsi="Times New Roman" w:cs="Times New Roman"/>
          <w:b/>
          <w:bCs/>
          <w:color w:val="000000" w:themeColor="text1"/>
        </w:rPr>
      </w:pPr>
      <w:r w:rsidRPr="00E9495C">
        <w:rPr>
          <w:rFonts w:ascii="Times New Roman" w:hAnsi="Times New Roman" w:cs="Times New Roman"/>
          <w:b/>
          <w:bCs/>
          <w:color w:val="000000" w:themeColor="text1"/>
        </w:rPr>
        <w:t>Figure 4. The overall procedure of the work.</w:t>
      </w:r>
    </w:p>
    <w:p w14:paraId="455EFBB6" w14:textId="77777777"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The PCI values within our dataset displayed a non-normal, left-skewed distribution. This skewness reflects the real-world scenario where the majority of pavement surface are in good condition, with most images having a PCI value of 100. This imbalanced dataset presents a challenge for model training. To address the challenge of this imbalanced dataset and ensure robust model training, we implemented a downsampling strategy. Specifically, we randomly selected 10% of the images with a PCI value of 100, maintaining a proportional balance with images having different PCI values. Additionally, </w:t>
      </w:r>
      <w:r w:rsidRPr="00E9495C">
        <w:rPr>
          <w:rFonts w:ascii="Times New Roman" w:hAnsi="Times New Roman" w:cs="Times New Roman"/>
        </w:rPr>
        <w:lastRenderedPageBreak/>
        <w:t>any extreme values are adjusted, with PCI values less than zero is adjusted to zero, and all PCI values were scaled down by a factor of 100 to normalize them between 0 and 1.</w:t>
      </w:r>
    </w:p>
    <w:p w14:paraId="67EB42D1" w14:textId="77777777"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Following preprocessing, the dataset was split into training, validation, and testing sets with a ratio of 8:1:1. The training set was utilized to fit the deep learning models, the validation set helped in model selection during the training process, and the test set was used to evaluate the model's performance. The images in the training dataset would be augmented based on the number of images in its category. We calculate the median number of images in all categories. If the number of images in certain category is less than the median value, we will add some segmented images into this category. </w:t>
      </w:r>
    </w:p>
    <w:p w14:paraId="476F33A0" w14:textId="5ED8738A"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A variety of architectures including ResNet series (ResNet18, ResNet34 and ResNet50), YOLOv8 series (YOLOv8n, YOLOv8s, YOLOv8m and YOLOv8x), DenseNet121, and MobileNet series (MobileNetv2 and MobileNetv3) were trained using this standardized dataset for comparative analysis with our proposed PCINet model. For the ResNet series, YOLOv8 series, DenseNet121 and MobileNet series, we treated the task as a classification problem, creating 101 classes representing PCI values from 0 to 100. The loss function used was Categorical Cross-Entropy, as shown in </w:t>
      </w:r>
      <w:r w:rsidR="00E9495C" w:rsidRPr="00E9495C">
        <w:rPr>
          <w:rFonts w:ascii="Times New Roman" w:hAnsi="Times New Roman" w:cs="Times New Roman"/>
          <w:b/>
          <w:bCs/>
        </w:rPr>
        <w:t>Equation 4</w:t>
      </w:r>
      <w:r w:rsidRPr="00E9495C">
        <w:rPr>
          <w:rFonts w:ascii="Times New Roman" w:hAnsi="Times New Roman" w:cs="Times New Roman"/>
        </w:rPr>
        <w:t>.</w:t>
      </w:r>
    </w:p>
    <w:p w14:paraId="101C69F4" w14:textId="09E3616E" w:rsidR="00E04E09" w:rsidRPr="00E9495C" w:rsidRDefault="00E04E09" w:rsidP="00E9495C">
      <w:pPr>
        <w:spacing w:after="0" w:line="240" w:lineRule="auto"/>
        <w:rPr>
          <w:rFonts w:ascii="Times New Roman" w:hAnsi="Times New Roman" w:cs="Times New Roman"/>
        </w:rPr>
      </w:pPr>
      <m:oMath>
        <m:r>
          <w:rPr>
            <w:rFonts w:ascii="Cambria Math" w:hAnsi="Cambria Math" w:cs="Times New Roman"/>
          </w:rPr>
          <m:t>CCE</m:t>
        </m:r>
        <m:r>
          <m:rPr>
            <m:sty m:val="p"/>
          </m:rP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r>
                  <w:rPr>
                    <w:rFonts w:ascii="Cambria Math" w:hAnsi="Cambria Math" w:cs="Times New Roman"/>
                  </w:rPr>
                  <m:t>log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r>
                  <m:rPr>
                    <m:sty m:val="p"/>
                  </m:rPr>
                  <w:rPr>
                    <w:rFonts w:ascii="Cambria Math" w:hAnsi="Cambria Math" w:cs="Times New Roman"/>
                  </w:rPr>
                  <m:t>)</m:t>
                </m:r>
              </m:e>
            </m:nary>
          </m:e>
        </m:nary>
      </m:oMath>
      <w:r w:rsidRPr="00E9495C">
        <w:rPr>
          <w:rFonts w:ascii="Times New Roman" w:hAnsi="Times New Roman" w:cs="Times New Roman"/>
        </w:rPr>
        <w:t xml:space="preserve">          (4)</w:t>
      </w:r>
    </w:p>
    <w:p w14:paraId="2D196D8A" w14:textId="1582CD54"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Where N is the number of samples in the batch, M is the number of classes (M=101 in this case),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oMath>
      <w:r w:rsidRPr="00E9495C">
        <w:rPr>
          <w:rFonts w:ascii="Times New Roman" w:hAnsi="Times New Roman" w:cs="Times New Roman"/>
        </w:rPr>
        <w:t xml:space="preserve"> is a binary indicator (0 or 1) if class label </w:t>
      </w:r>
      <w:r w:rsidRPr="00E9495C">
        <w:rPr>
          <w:rFonts w:ascii="Cambria Math" w:hAnsi="Cambria Math" w:cs="Cambria Math"/>
        </w:rPr>
        <w:t>𝑐</w:t>
      </w:r>
      <w:r w:rsidRPr="00E9495C">
        <w:rPr>
          <w:rFonts w:ascii="Times New Roman" w:hAnsi="Times New Roman" w:cs="Times New Roman"/>
        </w:rPr>
        <w:t xml:space="preserve"> is the correct classification for sample </w:t>
      </w:r>
      <w:r w:rsidRPr="00E9495C">
        <w:rPr>
          <w:rFonts w:ascii="Cambria Math" w:hAnsi="Cambria Math" w:cs="Cambria Math"/>
        </w:rPr>
        <w:t>𝑖</w:t>
      </w:r>
      <w:r w:rsidRPr="00E9495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oMath>
      <w:r w:rsidRPr="00E9495C">
        <w:rPr>
          <w:rFonts w:ascii="Times New Roman" w:hAnsi="Times New Roman" w:cs="Times New Roman"/>
        </w:rPr>
        <w:t xml:space="preserve"> is the predicted probability of sample </w:t>
      </w:r>
      <w:r w:rsidRPr="00E9495C">
        <w:rPr>
          <w:rFonts w:ascii="Cambria Math" w:hAnsi="Cambria Math" w:cs="Cambria Math"/>
        </w:rPr>
        <w:t>𝑖</w:t>
      </w:r>
      <w:r w:rsidRPr="00E9495C">
        <w:rPr>
          <w:rFonts w:ascii="Times New Roman" w:hAnsi="Times New Roman" w:cs="Times New Roman"/>
        </w:rPr>
        <w:t xml:space="preserve"> being of class </w:t>
      </w:r>
      <w:r w:rsidRPr="00E9495C">
        <w:rPr>
          <w:rFonts w:ascii="Cambria Math" w:hAnsi="Cambria Math" w:cs="Cambria Math"/>
        </w:rPr>
        <w:t>𝑐</w:t>
      </w:r>
      <w:r w:rsidRPr="00E9495C">
        <w:rPr>
          <w:rFonts w:ascii="Times New Roman" w:hAnsi="Times New Roman" w:cs="Times New Roman"/>
        </w:rPr>
        <w:t>.</w:t>
      </w:r>
    </w:p>
    <w:p w14:paraId="438C0DF1" w14:textId="77777777"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MSE is popularly used in training the regression problem like PCINet. The equation of MSE is shown below. </w:t>
      </w:r>
    </w:p>
    <w:p w14:paraId="6EFFA2FA" w14:textId="2976EE19" w:rsidR="00E04E09" w:rsidRPr="00E9495C" w:rsidRDefault="00E04E09" w:rsidP="00E9495C">
      <w:pPr>
        <w:spacing w:after="0" w:line="240" w:lineRule="auto"/>
        <w:rPr>
          <w:rFonts w:ascii="Times New Roman" w:hAnsi="Times New Roman" w:cs="Times New Roman"/>
        </w:rPr>
      </w:pPr>
      <m:oMath>
        <m:r>
          <w:rPr>
            <w:rFonts w:ascii="Cambria Math" w:hAnsi="Cambria Math" w:cs="Times New Roman"/>
          </w:rPr>
          <m:t>M</m:t>
        </m:r>
        <m:r>
          <m:rPr>
            <m:sty m:val="p"/>
          </m:rPr>
          <w:rPr>
            <w:rFonts w:ascii="Cambria Math" w:hAnsi="Cambria Math" w:cs="Times New Roman"/>
          </w:rPr>
          <m:t xml:space="preserve">SE=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e>
              <m:sup>
                <m:r>
                  <m:rPr>
                    <m:sty m:val="p"/>
                  </m:rPr>
                  <w:rPr>
                    <w:rFonts w:ascii="Cambria Math" w:hAnsi="Cambria Math" w:cs="Times New Roman"/>
                  </w:rPr>
                  <m:t>2</m:t>
                </m:r>
              </m:sup>
            </m:sSup>
          </m:e>
        </m:nary>
      </m:oMath>
      <w:r w:rsidRPr="00E9495C">
        <w:rPr>
          <w:rFonts w:ascii="Times New Roman" w:hAnsi="Times New Roman" w:cs="Times New Roman"/>
        </w:rPr>
        <w:t xml:space="preserve">             (5)</w:t>
      </w:r>
    </w:p>
    <w:p w14:paraId="601C3526" w14:textId="61C2B0F5"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Where m is the data size,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E9495C">
        <w:rPr>
          <w:rFonts w:ascii="Times New Roman" w:hAnsi="Times New Roman" w:cs="Times New Roman"/>
        </w:rPr>
        <w:t xml:space="preserve"> is the prediction result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E9495C">
        <w:rPr>
          <w:rFonts w:ascii="Times New Roman" w:hAnsi="Times New Roman" w:cs="Times New Roman"/>
        </w:rPr>
        <w:t xml:space="preserve"> is the original value.</w:t>
      </w:r>
    </w:p>
    <w:p w14:paraId="352FD509" w14:textId="77777777"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However, for the PCI evaluation, the most important task for engineers is to detect the low-PCI value section in pavement precisely. This is because in pavement engineering, the low-quality pavement units or the pavement which has already been damaged, require engineers’ more attention, since it will cause traffic secure issue to both driver and passengers. Therefore, the pavement units with low PCI should be paid more attention than the units with good condition. However, using the traditional MSE as the loss function would make the model pay attentions equally to all the pavement units. It only cares the discrepancy between the prediction one and the ground truth. Thus, a custom loss function PCILoss was proposed in this work to ease this problem. The equation of PCILoss is shown below: </w:t>
      </w:r>
    </w:p>
    <w:p w14:paraId="070C9922" w14:textId="001EE3C4" w:rsidR="00E04E09" w:rsidRPr="00E9495C" w:rsidRDefault="00E04E09" w:rsidP="00E9495C">
      <w:pPr>
        <w:spacing w:after="0" w:line="240" w:lineRule="auto"/>
        <w:rPr>
          <w:rFonts w:ascii="Times New Roman" w:hAnsi="Times New Roman" w:cs="Times New Roman"/>
        </w:rPr>
      </w:pPr>
      <m:oMath>
        <m:r>
          <m:rPr>
            <m:sty m:val="p"/>
          </m:rPr>
          <w:rPr>
            <w:rFonts w:ascii="Cambria Math" w:hAnsi="Cambria Math" w:cs="Times New Roman"/>
          </w:rPr>
          <m:t>PCILoss=</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 xml:space="preserve">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f>
              <m:fPr>
                <m:ctrlPr>
                  <w:rPr>
                    <w:rFonts w:ascii="Cambria Math" w:hAnsi="Cambria Math" w:cs="Times New Roman"/>
                  </w:rPr>
                </m:ctrlPr>
              </m:fPr>
              <m:num>
                <m:r>
                  <m:rPr>
                    <m:sty m:val="p"/>
                  </m:rPr>
                  <w:rPr>
                    <w:rFonts w:ascii="Cambria Math" w:hAnsi="Cambria Math" w:cs="Times New Roman"/>
                  </w:rPr>
                  <m:t>1</m:t>
                </m:r>
              </m:num>
              <m:den>
                <m:rad>
                  <m:radPr>
                    <m:degHide m:val="1"/>
                    <m:ctrlPr>
                      <w:rPr>
                        <w:rFonts w:ascii="Cambria Math" w:hAnsi="Cambria Math" w:cs="Times New Roman"/>
                      </w:rPr>
                    </m:ctrlPr>
                  </m:radPr>
                  <m:deg/>
                  <m:e>
                    <m:d>
                      <m:dPr>
                        <m:begChr m:val="|"/>
                        <m:endChr m:val="|"/>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r>
                      <m:rPr>
                        <m:sty m:val="p"/>
                      </m:rPr>
                      <w:rPr>
                        <w:rFonts w:ascii="Cambria Math" w:hAnsi="Cambria Math" w:cs="Times New Roman"/>
                      </w:rPr>
                      <m:t>+1</m:t>
                    </m:r>
                  </m:e>
                </m:rad>
              </m:den>
            </m:f>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e>
        </m:nary>
      </m:oMath>
      <w:r w:rsidRPr="00E9495C">
        <w:rPr>
          <w:rFonts w:ascii="Times New Roman" w:hAnsi="Times New Roman" w:cs="Times New Roman"/>
        </w:rPr>
        <w:t xml:space="preserve">         (6)</w:t>
      </w:r>
    </w:p>
    <w:p w14:paraId="095B5F2F" w14:textId="7C45DA9F"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 xml:space="preserve">Where y is the prediction, </w:t>
      </w:r>
      <m:oMath>
        <m:acc>
          <m:accPr>
            <m:ctrlPr>
              <w:rPr>
                <w:rFonts w:ascii="Cambria Math" w:hAnsi="Cambria Math" w:cs="Times New Roman"/>
              </w:rPr>
            </m:ctrlPr>
          </m:accPr>
          <m:e>
            <m:r>
              <w:rPr>
                <w:rFonts w:ascii="Cambria Math" w:hAnsi="Cambria Math" w:cs="Times New Roman"/>
              </w:rPr>
              <m:t>y</m:t>
            </m:r>
          </m:e>
        </m:acc>
      </m:oMath>
      <w:r w:rsidRPr="00E9495C">
        <w:rPr>
          <w:rFonts w:ascii="Times New Roman" w:hAnsi="Times New Roman" w:cs="Times New Roman"/>
        </w:rPr>
        <w:t xml:space="preserve"> is the original ground truth. n is the batch size, which is 32 in this case. This weighting mechanism increases the penalty for errors in predicting lower PCI values, thus focusing the model’s learning more significantly on these critical sections.</w:t>
      </w:r>
    </w:p>
    <w:p w14:paraId="5CF94651" w14:textId="115F3989" w:rsidR="006C35E6"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The initial learning rate is set at 0.0005, with a planned reduction by a factor of 2 (every two epochs to facilitate finer adjustments as training progressed). To mitigate the risk of overfitting problem, an early stopping mechanism is employed, with a patience parameter of 10 epochs. It means that training would stop if there is no decrease in loss for 10 epochs. Model performance is continuously monitored using the validation set, and the model demonstrating the lowest loss on this set would be selected as the final model. This model would be subsequently evaluated on the test dataset to gather performance metrics.</w:t>
      </w:r>
    </w:p>
    <w:p w14:paraId="75BE1892" w14:textId="77777777" w:rsidR="006C35E6" w:rsidRPr="00E9495C" w:rsidRDefault="006C35E6" w:rsidP="00E9495C">
      <w:pPr>
        <w:spacing w:after="0" w:line="240" w:lineRule="auto"/>
        <w:ind w:firstLine="720"/>
        <w:rPr>
          <w:rFonts w:ascii="Times New Roman" w:hAnsi="Times New Roman" w:cs="Times New Roman"/>
        </w:rPr>
      </w:pPr>
    </w:p>
    <w:p w14:paraId="27B4149E" w14:textId="1044C17E" w:rsidR="006C35E6" w:rsidRPr="005617FF" w:rsidRDefault="006C35E6" w:rsidP="006C35E6">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Evaluation Metrics</w:t>
      </w:r>
    </w:p>
    <w:p w14:paraId="28691CF3" w14:textId="77777777" w:rsidR="00E04E09" w:rsidRPr="00E9495C" w:rsidRDefault="00E04E09" w:rsidP="00E9495C">
      <w:pPr>
        <w:spacing w:after="0" w:line="240" w:lineRule="auto"/>
        <w:rPr>
          <w:rFonts w:ascii="Times New Roman" w:hAnsi="Times New Roman" w:cs="Times New Roman"/>
        </w:rPr>
      </w:pPr>
      <w:r w:rsidRPr="00E9495C">
        <w:rPr>
          <w:rFonts w:ascii="Times New Roman" w:hAnsi="Times New Roman" w:cs="Times New Roman"/>
        </w:rPr>
        <w:t>In the regression problem, the MSE is the most common used metric to evaluate the performance of the model. In our case, we need to pay more attention to the low-PCI pavement units. Thus, we need to find the low-PCI pavement units quickly and accurately. Compared to MSE, MAPE will help the model pay more attention to the lower-PCI images. The equation of MAPE is shown below.</w:t>
      </w:r>
    </w:p>
    <w:p w14:paraId="63884FB5" w14:textId="32C0DC5F" w:rsidR="00E04E09" w:rsidRPr="00E9495C" w:rsidRDefault="00E04E09" w:rsidP="00E9495C">
      <w:pPr>
        <w:spacing w:after="0" w:line="240" w:lineRule="auto"/>
        <w:rPr>
          <w:rFonts w:ascii="Times New Roman" w:hAnsi="Times New Roman" w:cs="Times New Roman"/>
        </w:rPr>
      </w:pPr>
      <m:oMath>
        <m:r>
          <w:rPr>
            <w:rFonts w:ascii="Cambria Math" w:hAnsi="Cambria Math" w:cs="Times New Roman"/>
          </w:rPr>
          <m:t>MAPE</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m:rPr>
                    <m:sty m:val="p"/>
                  </m:rPr>
                  <w:rPr>
                    <w:rFonts w:ascii="Cambria Math" w:hAnsi="Cambria Math" w:cs="Times New Roman"/>
                  </w:rPr>
                  <m:t>)</m:t>
                </m:r>
              </m:e>
              <m:sup>
                <m:r>
                  <m:rPr>
                    <m:sty m:val="p"/>
                  </m:rPr>
                  <w:rPr>
                    <w:rFonts w:ascii="Cambria Math" w:hAnsi="Cambria Math" w:cs="Times New Roman"/>
                  </w:rPr>
                  <m:t>2</m:t>
                </m:r>
              </m:sup>
            </m:sSup>
          </m:e>
        </m:nary>
      </m:oMath>
      <w:r w:rsidRPr="00E9495C">
        <w:rPr>
          <w:rFonts w:ascii="Times New Roman" w:hAnsi="Times New Roman" w:cs="Times New Roman"/>
        </w:rPr>
        <w:t xml:space="preserve">         (7)</w:t>
      </w:r>
    </w:p>
    <w:p w14:paraId="7F66C880" w14:textId="7BAD0CA6"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lastRenderedPageBreak/>
        <w:t xml:space="preserve">Where n is the size of data,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E9495C">
        <w:rPr>
          <w:rFonts w:ascii="Times New Roman" w:hAnsi="Times New Roman" w:cs="Times New Roman"/>
        </w:rPr>
        <w:t xml:space="preserve"> is the prediction result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E9495C">
        <w:rPr>
          <w:rFonts w:ascii="Times New Roman" w:hAnsi="Times New Roman" w:cs="Times New Roman"/>
        </w:rPr>
        <w:t xml:space="preserve"> is the original value. MSE can help us learn the overall performance of the model while MAPE would help us understand the performance of model on the small-PCI pavement sections.</w:t>
      </w:r>
    </w:p>
    <w:p w14:paraId="2526D4AE" w14:textId="77777777" w:rsidR="00E04E09"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In this work, we also proposed a PCI error which is calculated through the mean of MSE, MAE and MAPE. The equation of PCI error is shown below.</w:t>
      </w:r>
    </w:p>
    <w:p w14:paraId="5DB9EC8E" w14:textId="2B16F1F0" w:rsidR="00E04E09" w:rsidRPr="00E9495C" w:rsidRDefault="00E04E09" w:rsidP="00E9495C">
      <w:pPr>
        <w:spacing w:after="0" w:line="240" w:lineRule="auto"/>
        <w:rPr>
          <w:rFonts w:ascii="Times New Roman" w:hAnsi="Times New Roman" w:cs="Times New Roman"/>
        </w:rPr>
      </w:pPr>
      <m:oMath>
        <m:r>
          <w:rPr>
            <w:rFonts w:ascii="Cambria Math" w:hAnsi="Cambria Math" w:cs="Times New Roman"/>
          </w:rPr>
          <m:t>PCI</m:t>
        </m:r>
        <m:r>
          <m:rPr>
            <m:sty m:val="p"/>
          </m:rPr>
          <w:rPr>
            <w:rFonts w:ascii="Cambria Math" w:hAnsi="Cambria Math" w:cs="Times New Roman"/>
          </w:rPr>
          <m:t xml:space="preserve"> </m:t>
        </m:r>
        <m:r>
          <w:rPr>
            <w:rFonts w:ascii="Cambria Math" w:hAnsi="Cambria Math" w:cs="Times New Roman"/>
          </w:rPr>
          <m:t>error</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r>
              <w:rPr>
                <w:rFonts w:ascii="Cambria Math" w:hAnsi="Cambria Math" w:cs="Times New Roman"/>
              </w:rPr>
              <m:t>k</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m:rPr>
                        <m:sty m:val="p"/>
                      </m:rPr>
                      <w:rPr>
                        <w:rFonts w:ascii="Cambria Math" w:hAnsi="Cambria Math" w:cs="Times New Roman"/>
                      </w:rPr>
                      <m:t>2</m:t>
                    </m:r>
                  </m:sup>
                </m:sSup>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e>
                    </m:d>
                  </m:e>
                  <m:sup>
                    <m:r>
                      <m:rPr>
                        <m:sty m:val="p"/>
                      </m:rPr>
                      <w:rPr>
                        <w:rFonts w:ascii="Cambria Math" w:hAnsi="Cambria Math" w:cs="Times New Roman"/>
                      </w:rPr>
                      <m:t>2</m:t>
                    </m:r>
                  </m:sup>
                </m:sSup>
              </m:e>
            </m:d>
          </m:e>
        </m:nary>
      </m:oMath>
      <w:r w:rsidRPr="00E9495C">
        <w:rPr>
          <w:rFonts w:ascii="Times New Roman" w:hAnsi="Times New Roman" w:cs="Times New Roman"/>
        </w:rPr>
        <w:t xml:space="preserve">        (8)</w:t>
      </w:r>
    </w:p>
    <w:p w14:paraId="58365CDB" w14:textId="40B4D928" w:rsidR="00502D17" w:rsidRPr="00E9495C" w:rsidRDefault="00E04E09" w:rsidP="00E9495C">
      <w:pPr>
        <w:spacing w:after="0" w:line="240" w:lineRule="auto"/>
        <w:ind w:firstLine="720"/>
        <w:rPr>
          <w:rFonts w:ascii="Times New Roman" w:hAnsi="Times New Roman" w:cs="Times New Roman"/>
        </w:rPr>
      </w:pPr>
      <w:r w:rsidRPr="00E9495C">
        <w:rPr>
          <w:rFonts w:ascii="Times New Roman" w:hAnsi="Times New Roman" w:cs="Times New Roman"/>
        </w:rPr>
        <w:t>Where k is the size of test data. MSE captures the square of errors, heavily penalizing larger errors. MAE considers the absolute value of errors, providing a linear penalty for errors. MAPE pays more attention to the small value. By incorporating all three metrics, the PCI error offers a more balanced and holistic view of the model's performance across different aspects of error measurement. Also, it allows for better robustness and reduced sensitivity to outliers compared to using a single metric.</w:t>
      </w:r>
    </w:p>
    <w:p w14:paraId="166BA763" w14:textId="77777777" w:rsidR="00BA7557" w:rsidRPr="00E9495C" w:rsidRDefault="00BA7557" w:rsidP="00DE7BE7">
      <w:pPr>
        <w:spacing w:after="0" w:line="240" w:lineRule="auto"/>
        <w:ind w:firstLine="720"/>
        <w:rPr>
          <w:rFonts w:ascii="Times New Roman" w:hAnsi="Times New Roman" w:cs="Times New Roman"/>
        </w:rPr>
      </w:pPr>
    </w:p>
    <w:p w14:paraId="6C31A71F" w14:textId="23AA65CF" w:rsidR="008E12AF" w:rsidRPr="005617FF" w:rsidRDefault="00502D17"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RESULTS</w:t>
      </w:r>
      <w:r w:rsidR="008E12AF" w:rsidRPr="005617FF">
        <w:rPr>
          <w:rFonts w:ascii="Times New Roman" w:hAnsi="Times New Roman" w:cs="Times New Roman"/>
          <w:b/>
          <w:color w:val="000000" w:themeColor="text1"/>
        </w:rPr>
        <w:t xml:space="preserve"> </w:t>
      </w:r>
    </w:p>
    <w:p w14:paraId="5C146AB6" w14:textId="77777777" w:rsid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In this part, we present the results of our data preprocessing method. Also, the performance of PCINet is evaluated based on the test dataset and is compared with other advanced models including YOLOv8 series, ResNet series, MobileNet series and DenseNet121.</w:t>
      </w:r>
    </w:p>
    <w:p w14:paraId="3B3F61DD" w14:textId="77777777" w:rsidR="00E9495C" w:rsidRPr="006C35E6" w:rsidRDefault="00E9495C" w:rsidP="006C35E6">
      <w:pPr>
        <w:spacing w:after="0" w:line="240" w:lineRule="auto"/>
        <w:ind w:firstLine="720"/>
        <w:rPr>
          <w:rFonts w:ascii="Times New Roman" w:hAnsi="Times New Roman" w:cs="Times New Roman"/>
          <w:color w:val="000000" w:themeColor="text1"/>
        </w:rPr>
      </w:pPr>
    </w:p>
    <w:p w14:paraId="5EF34A9A" w14:textId="13AADE6A" w:rsidR="006C35E6" w:rsidRPr="005617FF" w:rsidRDefault="006C35E6" w:rsidP="006C35E6">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Data Preprocessing</w:t>
      </w:r>
    </w:p>
    <w:p w14:paraId="7AB19F71" w14:textId="77777777" w:rsidR="006C35E6" w:rsidRPr="006C35E6" w:rsidRDefault="006C35E6" w:rsidP="00E9495C">
      <w:pPr>
        <w:spacing w:after="0" w:line="240" w:lineRule="auto"/>
        <w:rPr>
          <w:rFonts w:ascii="Times New Roman" w:hAnsi="Times New Roman" w:cs="Times New Roman"/>
          <w:color w:val="000000" w:themeColor="text1"/>
        </w:rPr>
      </w:pPr>
      <w:r w:rsidRPr="00E9495C">
        <w:rPr>
          <w:rFonts w:ascii="Times New Roman" w:hAnsi="Times New Roman" w:cs="Times New Roman"/>
          <w:b/>
          <w:bCs/>
          <w:color w:val="000000" w:themeColor="text1"/>
        </w:rPr>
        <w:t>Figure 5</w:t>
      </w:r>
      <w:r w:rsidRPr="006C35E6">
        <w:rPr>
          <w:rFonts w:ascii="Times New Roman" w:hAnsi="Times New Roman" w:cs="Times New Roman"/>
          <w:color w:val="000000" w:themeColor="text1"/>
        </w:rPr>
        <w:t xml:space="preserve"> illustrates the distribution of the PCI across the dataset. The dark red histogram represents the original dataset, while the dark blue histogram indicates the data after preprocessing.</w:t>
      </w:r>
    </w:p>
    <w:p w14:paraId="0B3E9A6E" w14:textId="77777777" w:rsidR="006C35E6" w:rsidRPr="006C35E6" w:rsidRDefault="006C35E6" w:rsidP="00E9495C">
      <w:pPr>
        <w:spacing w:after="0" w:line="240" w:lineRule="auto"/>
        <w:rPr>
          <w:rFonts w:ascii="Times New Roman" w:hAnsi="Times New Roman" w:cs="Times New Roman"/>
          <w:color w:val="000000" w:themeColor="text1"/>
        </w:rPr>
      </w:pPr>
      <w:r w:rsidRPr="006C35E6">
        <w:rPr>
          <w:rFonts w:ascii="Times New Roman" w:hAnsi="Times New Roman" w:cs="Times New Roman"/>
          <w:noProof/>
          <w:color w:val="000000" w:themeColor="text1"/>
        </w:rPr>
        <w:drawing>
          <wp:inline distT="0" distB="0" distL="0" distR="0" wp14:anchorId="0B1E3638" wp14:editId="2112B24D">
            <wp:extent cx="3533386" cy="2361600"/>
            <wp:effectExtent l="0" t="0" r="0" b="0"/>
            <wp:docPr id="1106529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9523" name="Picture 11065295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3386" cy="2361600"/>
                    </a:xfrm>
                    <a:prstGeom prst="rect">
                      <a:avLst/>
                    </a:prstGeom>
                  </pic:spPr>
                </pic:pic>
              </a:graphicData>
            </a:graphic>
          </wp:inline>
        </w:drawing>
      </w:r>
    </w:p>
    <w:p w14:paraId="7BB730DE" w14:textId="77777777" w:rsidR="006C35E6" w:rsidRPr="00E9495C" w:rsidRDefault="006C35E6" w:rsidP="00E9495C">
      <w:pPr>
        <w:spacing w:after="0" w:line="240" w:lineRule="auto"/>
        <w:rPr>
          <w:rFonts w:ascii="Times New Roman" w:hAnsi="Times New Roman" w:cs="Times New Roman"/>
          <w:b/>
          <w:bCs/>
          <w:color w:val="000000" w:themeColor="text1"/>
        </w:rPr>
      </w:pPr>
      <w:r w:rsidRPr="00E9495C">
        <w:rPr>
          <w:rFonts w:ascii="Times New Roman" w:hAnsi="Times New Roman" w:cs="Times New Roman"/>
          <w:b/>
          <w:bCs/>
          <w:color w:val="000000" w:themeColor="text1"/>
        </w:rPr>
        <w:t>Figure 5. The distribution of the PCI in dataset. The dark red histogram represents the original dataset. The dark blue histogram stands for the data after processing.</w:t>
      </w:r>
    </w:p>
    <w:p w14:paraId="3DDABCB8"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 xml:space="preserve">As depicted in </w:t>
      </w:r>
      <w:r w:rsidRPr="00E9495C">
        <w:rPr>
          <w:rFonts w:ascii="Times New Roman" w:hAnsi="Times New Roman" w:cs="Times New Roman"/>
          <w:b/>
          <w:bCs/>
          <w:color w:val="000000" w:themeColor="text1"/>
        </w:rPr>
        <w:t>Figure 5</w:t>
      </w:r>
      <w:r w:rsidRPr="006C35E6">
        <w:rPr>
          <w:rFonts w:ascii="Times New Roman" w:hAnsi="Times New Roman" w:cs="Times New Roman"/>
          <w:color w:val="000000" w:themeColor="text1"/>
        </w:rPr>
        <w:t>, the original dataset is unbalanced. There are over 10% of the images labeled with a PCI value of 100. Additionally, there were some anomalous values where images were assigned a PCI value below 0, which is not feasible given that the PCI standard specifies a range from 0 to 100.</w:t>
      </w:r>
    </w:p>
    <w:p w14:paraId="0B86B34B"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 xml:space="preserve">To address these issues, several data preprocessing steps were employed. First, images with a PCI value less than 0 were identified as representing severely damaged pavement sections and were adjusted to a PCI value of 0. A downsampling strategy was applied to images with a PCI of 100, reducing their proportion to approximately 2% of the dataset, which created a more balanced and reasonable distribution. This reduction is evident from the adjusted histogram in </w:t>
      </w:r>
      <w:r w:rsidRPr="00E9495C">
        <w:rPr>
          <w:rFonts w:ascii="Times New Roman" w:hAnsi="Times New Roman" w:cs="Times New Roman"/>
          <w:b/>
          <w:bCs/>
          <w:color w:val="000000" w:themeColor="text1"/>
        </w:rPr>
        <w:t>Figure 5</w:t>
      </w:r>
      <w:r w:rsidRPr="006C35E6">
        <w:rPr>
          <w:rFonts w:ascii="Times New Roman" w:hAnsi="Times New Roman" w:cs="Times New Roman"/>
          <w:color w:val="000000" w:themeColor="text1"/>
        </w:rPr>
        <w:t xml:space="preserve">, ensuring the model does not disproportionately focus on high PCI value pavement units, which could skew its overall performance. </w:t>
      </w:r>
    </w:p>
    <w:p w14:paraId="4998EC8F"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 xml:space="preserve">Furthermore, augmentation techniques such as cropping and flipping were applied to minority PCI categories to enhance data diversity. The decision on which PCI categories to augment was based on </w:t>
      </w:r>
      <w:r w:rsidRPr="006C35E6">
        <w:rPr>
          <w:rFonts w:ascii="Times New Roman" w:hAnsi="Times New Roman" w:cs="Times New Roman"/>
          <w:color w:val="000000" w:themeColor="text1"/>
        </w:rPr>
        <w:lastRenderedPageBreak/>
        <w:t xml:space="preserve">a median calculation of image counts across all categories. Categories with image counts below this median were selected for augmentation, optimizing the representation across the dataset. The final data distribution after data preprocessing are shown in </w:t>
      </w:r>
      <w:r w:rsidRPr="00E9495C">
        <w:rPr>
          <w:rFonts w:ascii="Times New Roman" w:hAnsi="Times New Roman" w:cs="Times New Roman"/>
          <w:b/>
          <w:bCs/>
          <w:color w:val="000000" w:themeColor="text1"/>
        </w:rPr>
        <w:t>Figure 5</w:t>
      </w:r>
      <w:r w:rsidRPr="006C35E6">
        <w:rPr>
          <w:rFonts w:ascii="Times New Roman" w:hAnsi="Times New Roman" w:cs="Times New Roman"/>
          <w:color w:val="000000" w:themeColor="text1"/>
        </w:rPr>
        <w:t xml:space="preserve">. </w:t>
      </w:r>
    </w:p>
    <w:p w14:paraId="0AB7F927"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 xml:space="preserve">The comparison between PCINet performance on processed dataset and the original dataset is conducted. The results are shown in </w:t>
      </w:r>
      <w:r w:rsidRPr="00E9495C">
        <w:rPr>
          <w:rFonts w:ascii="Times New Roman" w:hAnsi="Times New Roman" w:cs="Times New Roman"/>
          <w:b/>
          <w:bCs/>
          <w:color w:val="000000" w:themeColor="text1"/>
        </w:rPr>
        <w:t>Figure 6</w:t>
      </w:r>
      <w:r w:rsidRPr="006C35E6">
        <w:rPr>
          <w:rFonts w:ascii="Times New Roman" w:hAnsi="Times New Roman" w:cs="Times New Roman"/>
          <w:color w:val="000000" w:themeColor="text1"/>
        </w:rPr>
        <w:t>.</w:t>
      </w:r>
    </w:p>
    <w:p w14:paraId="4EDE006B" w14:textId="77777777" w:rsidR="006C35E6" w:rsidRPr="006C35E6" w:rsidRDefault="006C35E6" w:rsidP="00E9495C">
      <w:pPr>
        <w:spacing w:after="0" w:line="240" w:lineRule="auto"/>
        <w:rPr>
          <w:rFonts w:ascii="Times New Roman" w:hAnsi="Times New Roman" w:cs="Times New Roman"/>
          <w:color w:val="000000" w:themeColor="text1"/>
        </w:rPr>
      </w:pPr>
      <w:r w:rsidRPr="006C35E6">
        <w:rPr>
          <w:rFonts w:ascii="Times New Roman" w:hAnsi="Times New Roman" w:cs="Times New Roman"/>
          <w:noProof/>
          <w:color w:val="000000" w:themeColor="text1"/>
        </w:rPr>
        <w:drawing>
          <wp:inline distT="0" distB="0" distL="0" distR="0" wp14:anchorId="654EF10A" wp14:editId="2081E7E6">
            <wp:extent cx="3615655" cy="2421970"/>
            <wp:effectExtent l="0" t="0" r="0" b="0"/>
            <wp:docPr id="20013496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49603" name="Picture 20013496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15655" cy="2421970"/>
                    </a:xfrm>
                    <a:prstGeom prst="rect">
                      <a:avLst/>
                    </a:prstGeom>
                  </pic:spPr>
                </pic:pic>
              </a:graphicData>
            </a:graphic>
          </wp:inline>
        </w:drawing>
      </w:r>
    </w:p>
    <w:p w14:paraId="35C2EC01" w14:textId="77777777" w:rsidR="006C35E6" w:rsidRPr="00E9495C" w:rsidRDefault="006C35E6" w:rsidP="00E9495C">
      <w:pPr>
        <w:spacing w:after="0" w:line="240" w:lineRule="auto"/>
        <w:rPr>
          <w:rFonts w:ascii="Times New Roman" w:hAnsi="Times New Roman" w:cs="Times New Roman"/>
          <w:b/>
          <w:bCs/>
          <w:color w:val="000000" w:themeColor="text1"/>
        </w:rPr>
      </w:pPr>
      <w:r w:rsidRPr="00E9495C">
        <w:rPr>
          <w:rFonts w:ascii="Times New Roman" w:hAnsi="Times New Roman" w:cs="Times New Roman"/>
          <w:b/>
          <w:bCs/>
          <w:color w:val="000000" w:themeColor="text1"/>
        </w:rPr>
        <w:t>Figure 6. The PCINet performance comparison on original data and preprocessed data</w:t>
      </w:r>
    </w:p>
    <w:p w14:paraId="11E4A1C1" w14:textId="240D364A" w:rsid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 xml:space="preserve">By comparing the PCINet which is trained on preprocessed data and original dataset, it shows that after the data processing, it can better improve the performance of model by removing some imbalanced data and some extreme data. We can conclude that the balanced data can help the model gain a higher </w:t>
      </w:r>
      <m:oMath>
        <m:sSup>
          <m:sSupPr>
            <m:ctrlPr>
              <w:ins w:id="0" w:author="tj zhang" w:date="2024-07-28T16:00:00Z">
                <w:rPr>
                  <w:rFonts w:ascii="Cambria Math" w:hAnsi="Cambria Math" w:cs="Times New Roman"/>
                  <w:i/>
                  <w:color w:val="000000" w:themeColor="text1"/>
                </w:rPr>
              </w:ins>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6C35E6">
        <w:rPr>
          <w:rFonts w:ascii="Times New Roman" w:hAnsi="Times New Roman" w:cs="Times New Roman"/>
          <w:color w:val="000000" w:themeColor="text1"/>
        </w:rPr>
        <w:t xml:space="preserve"> value of 0.734 compared to 0.645 when using original dataset. Additionally, the MAE decreased from 11.52 to 9.32, and the MAPE was reduced from 91.72 to 44.23. These results affirm that a balanced dataset, free from extreme and imbalanced values, significantly enhances model efficacy. This preprocessing approach not only improved the accuracy of the PCINet but also demonstrated the importance of dataset integrity in developing reliable and robust predictive models.</w:t>
      </w:r>
    </w:p>
    <w:p w14:paraId="3FE05997" w14:textId="77777777" w:rsidR="00E9495C" w:rsidRPr="006C35E6" w:rsidRDefault="00E9495C" w:rsidP="006C35E6">
      <w:pPr>
        <w:spacing w:after="0" w:line="240" w:lineRule="auto"/>
        <w:ind w:firstLine="720"/>
        <w:rPr>
          <w:rFonts w:ascii="Times New Roman" w:hAnsi="Times New Roman" w:cs="Times New Roman"/>
          <w:color w:val="000000" w:themeColor="text1"/>
        </w:rPr>
      </w:pPr>
    </w:p>
    <w:p w14:paraId="508CC771" w14:textId="0E668BA9" w:rsidR="006C35E6" w:rsidRPr="005617FF" w:rsidRDefault="006C35E6" w:rsidP="006C35E6">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Model Performance Comparison</w:t>
      </w:r>
    </w:p>
    <w:p w14:paraId="156CE45F" w14:textId="77777777" w:rsidR="006C35E6" w:rsidRPr="006C35E6" w:rsidRDefault="006C35E6" w:rsidP="00E9495C">
      <w:pPr>
        <w:spacing w:after="0" w:line="240" w:lineRule="auto"/>
        <w:rPr>
          <w:rFonts w:ascii="Times New Roman" w:hAnsi="Times New Roman" w:cs="Times New Roman"/>
          <w:color w:val="000000" w:themeColor="text1"/>
        </w:rPr>
      </w:pPr>
      <w:r w:rsidRPr="00E9495C">
        <w:rPr>
          <w:rFonts w:ascii="Times New Roman" w:hAnsi="Times New Roman" w:cs="Times New Roman"/>
          <w:b/>
          <w:bCs/>
          <w:color w:val="000000" w:themeColor="text1"/>
        </w:rPr>
        <w:t>Figure 7</w:t>
      </w:r>
      <w:r w:rsidRPr="006C35E6">
        <w:rPr>
          <w:rFonts w:ascii="Times New Roman" w:hAnsi="Times New Roman" w:cs="Times New Roman"/>
          <w:color w:val="000000" w:themeColor="text1"/>
        </w:rPr>
        <w:t xml:space="preserve"> presents a comparative analysis between using MSE as the loss function for PCINet and our proposed loss function, to evaluate whether the PCILoss enhances the model's performance.</w:t>
      </w:r>
    </w:p>
    <w:p w14:paraId="0D81D693" w14:textId="77777777" w:rsidR="006C35E6" w:rsidRPr="006C35E6" w:rsidRDefault="006C35E6" w:rsidP="00E9495C">
      <w:pPr>
        <w:spacing w:after="0" w:line="240" w:lineRule="auto"/>
        <w:rPr>
          <w:rFonts w:ascii="Times New Roman" w:hAnsi="Times New Roman" w:cs="Times New Roman"/>
          <w:color w:val="000000" w:themeColor="text1"/>
        </w:rPr>
      </w:pPr>
      <w:bookmarkStart w:id="1" w:name="OLE_LINK7"/>
      <w:bookmarkStart w:id="2" w:name="OLE_LINK8"/>
      <w:r w:rsidRPr="006C35E6">
        <w:rPr>
          <w:rFonts w:ascii="Times New Roman" w:hAnsi="Times New Roman" w:cs="Times New Roman"/>
          <w:noProof/>
          <w:color w:val="000000" w:themeColor="text1"/>
        </w:rPr>
        <w:drawing>
          <wp:inline distT="0" distB="0" distL="0" distR="0" wp14:anchorId="443CBD8C" wp14:editId="69407F7F">
            <wp:extent cx="2955562" cy="1979802"/>
            <wp:effectExtent l="0" t="0" r="0" b="0"/>
            <wp:docPr id="12615449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44908" name="Picture 12615449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6473" cy="1980412"/>
                    </a:xfrm>
                    <a:prstGeom prst="rect">
                      <a:avLst/>
                    </a:prstGeom>
                  </pic:spPr>
                </pic:pic>
              </a:graphicData>
            </a:graphic>
          </wp:inline>
        </w:drawing>
      </w:r>
      <w:r w:rsidRPr="006C35E6">
        <w:rPr>
          <w:rFonts w:ascii="Times New Roman" w:hAnsi="Times New Roman" w:cs="Times New Roman"/>
          <w:noProof/>
          <w:color w:val="000000" w:themeColor="text1"/>
        </w:rPr>
        <w:drawing>
          <wp:inline distT="0" distB="0" distL="0" distR="0" wp14:anchorId="6A680A98" wp14:editId="346B52CB">
            <wp:extent cx="2663470" cy="1954635"/>
            <wp:effectExtent l="0" t="0" r="0" b="0"/>
            <wp:docPr id="13797303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3037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664445" cy="1955351"/>
                    </a:xfrm>
                    <a:prstGeom prst="rect">
                      <a:avLst/>
                    </a:prstGeom>
                  </pic:spPr>
                </pic:pic>
              </a:graphicData>
            </a:graphic>
          </wp:inline>
        </w:drawing>
      </w:r>
    </w:p>
    <w:p w14:paraId="49117282" w14:textId="6856D947" w:rsidR="006C35E6" w:rsidRPr="006C35E6" w:rsidRDefault="00E9495C" w:rsidP="00E9495C">
      <w:pPr>
        <w:spacing w:after="0" w:line="240" w:lineRule="auto"/>
        <w:ind w:left="720"/>
        <w:rPr>
          <w:rFonts w:ascii="Times New Roman" w:hAnsi="Times New Roman" w:cs="Times New Roman"/>
          <w:color w:val="000000" w:themeColor="text1"/>
        </w:rPr>
      </w:pPr>
      <w:r>
        <w:rPr>
          <w:rFonts w:ascii="Times New Roman" w:hAnsi="Times New Roman" w:cs="Times New Roman"/>
          <w:color w:val="000000" w:themeColor="text1"/>
        </w:rPr>
        <w:t xml:space="preserve">                             (a)</w:t>
      </w:r>
      <w:r w:rsidR="006C35E6" w:rsidRPr="006C35E6">
        <w:rPr>
          <w:rFonts w:ascii="Times New Roman" w:hAnsi="Times New Roman" w:cs="Times New Roman"/>
          <w:color w:val="000000" w:themeColor="text1"/>
        </w:rPr>
        <w:t xml:space="preserve">                                                                </w:t>
      </w:r>
      <w:proofErr w:type="gramStart"/>
      <w:r w:rsidR="006C35E6" w:rsidRPr="006C35E6">
        <w:rPr>
          <w:rFonts w:ascii="Times New Roman" w:hAnsi="Times New Roman" w:cs="Times New Roman"/>
          <w:color w:val="000000" w:themeColor="text1"/>
        </w:rPr>
        <w:t xml:space="preserve">   (</w:t>
      </w:r>
      <w:proofErr w:type="gramEnd"/>
      <w:r w:rsidR="006C35E6" w:rsidRPr="006C35E6">
        <w:rPr>
          <w:rFonts w:ascii="Times New Roman" w:hAnsi="Times New Roman" w:cs="Times New Roman"/>
          <w:color w:val="000000" w:themeColor="text1"/>
        </w:rPr>
        <w:t>b)</w:t>
      </w:r>
    </w:p>
    <w:p w14:paraId="3D62CC67" w14:textId="07537417" w:rsidR="006C35E6" w:rsidRPr="00E9495C" w:rsidRDefault="006C35E6" w:rsidP="00E9495C">
      <w:pPr>
        <w:spacing w:after="0" w:line="240" w:lineRule="auto"/>
        <w:rPr>
          <w:rFonts w:ascii="Times New Roman" w:hAnsi="Times New Roman" w:cs="Times New Roman"/>
          <w:b/>
          <w:bCs/>
          <w:color w:val="000000" w:themeColor="text1"/>
        </w:rPr>
      </w:pPr>
      <w:r w:rsidRPr="00E9495C">
        <w:rPr>
          <w:rFonts w:ascii="Times New Roman" w:hAnsi="Times New Roman" w:cs="Times New Roman"/>
          <w:b/>
          <w:bCs/>
          <w:color w:val="000000" w:themeColor="text1"/>
        </w:rPr>
        <w:t xml:space="preserve">Figure 7. The performance comparison of PCINet when using PCILoss and MSELoss (a) The error metrics and </w:t>
      </w:r>
      <m:oMath>
        <m:sSup>
          <m:sSupPr>
            <m:ctrlPr>
              <w:ins w:id="3" w:author="tj zhang" w:date="2024-07-28T16:00:00Z">
                <w:rPr>
                  <w:rFonts w:ascii="Cambria Math" w:hAnsi="Cambria Math" w:cs="Times New Roman"/>
                  <w:b/>
                  <w:bCs/>
                  <w:i/>
                  <w:color w:val="000000" w:themeColor="text1"/>
                </w:rPr>
              </w:ins>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E9495C">
        <w:rPr>
          <w:rFonts w:ascii="Times New Roman" w:hAnsi="Times New Roman" w:cs="Times New Roman"/>
          <w:b/>
          <w:bCs/>
          <w:color w:val="000000" w:themeColor="text1"/>
        </w:rPr>
        <w:t xml:space="preserve"> value when using different loss functions in training; (b) The comparison of the actual PCI value and its predicted PCI value. The red dash line is y=x. </w:t>
      </w:r>
    </w:p>
    <w:bookmarkEnd w:id="1"/>
    <w:bookmarkEnd w:id="2"/>
    <w:p w14:paraId="124869D5" w14:textId="3E274D33"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lastRenderedPageBreak/>
        <w:t xml:space="preserve">The comparison in </w:t>
      </w:r>
      <w:r w:rsidRPr="00E9495C">
        <w:rPr>
          <w:rFonts w:ascii="Times New Roman" w:hAnsi="Times New Roman" w:cs="Times New Roman"/>
          <w:b/>
          <w:bCs/>
          <w:color w:val="000000" w:themeColor="text1"/>
        </w:rPr>
        <w:t>Figure 7(a)</w:t>
      </w:r>
      <w:r w:rsidRPr="006C35E6">
        <w:rPr>
          <w:rFonts w:ascii="Times New Roman" w:hAnsi="Times New Roman" w:cs="Times New Roman"/>
          <w:color w:val="000000" w:themeColor="text1"/>
        </w:rPr>
        <w:t xml:space="preserve"> illustrates a significant improvement when employing our proposed PCILoss. The model achieves a higher </w:t>
      </w:r>
      <m:oMath>
        <m:sSup>
          <m:sSupPr>
            <m:ctrlPr>
              <w:ins w:id="4" w:author="tj zhang" w:date="2024-07-28T16:00:00Z">
                <w:rPr>
                  <w:rFonts w:ascii="Cambria Math" w:hAnsi="Cambria Math" w:cs="Times New Roman"/>
                  <w:i/>
                  <w:color w:val="000000" w:themeColor="text1"/>
                </w:rPr>
              </w:ins>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6C35E6">
        <w:rPr>
          <w:rFonts w:ascii="Times New Roman" w:hAnsi="Times New Roman" w:cs="Times New Roman"/>
          <w:color w:val="000000" w:themeColor="text1"/>
        </w:rPr>
        <w:t xml:space="preserve"> value of 0.734 with PCILoss, compared to 0.649 using MSELoss. This enhancement in </w:t>
      </w:r>
      <m:oMath>
        <m:sSup>
          <m:sSupPr>
            <m:ctrlPr>
              <w:ins w:id="5" w:author="tj zhang" w:date="2024-07-28T16:00:00Z">
                <w:rPr>
                  <w:rFonts w:ascii="Cambria Math" w:hAnsi="Cambria Math" w:cs="Times New Roman"/>
                  <w:i/>
                  <w:color w:val="000000" w:themeColor="text1"/>
                </w:rPr>
              </w:ins>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6C35E6">
        <w:rPr>
          <w:rFonts w:ascii="Times New Roman" w:hAnsi="Times New Roman" w:cs="Times New Roman"/>
          <w:color w:val="000000" w:themeColor="text1"/>
        </w:rPr>
        <w:t xml:space="preserve"> indicates a better fit of the model to the data. Furthermore, MAE, MAPE and MSE show substantial reductions, with MAE decreasing from 11.50 to 9.32, MAPE from 90.78 to 44.23 and MSE from 248.7 to 191.9. </w:t>
      </w:r>
      <w:r w:rsidRPr="00E9495C">
        <w:rPr>
          <w:rFonts w:ascii="Times New Roman" w:hAnsi="Times New Roman" w:cs="Times New Roman"/>
          <w:b/>
          <w:bCs/>
          <w:color w:val="000000" w:themeColor="text1"/>
        </w:rPr>
        <w:t>Figure 7(b)</w:t>
      </w:r>
      <w:r w:rsidRPr="006C35E6">
        <w:rPr>
          <w:rFonts w:ascii="Times New Roman" w:hAnsi="Times New Roman" w:cs="Times New Roman"/>
          <w:color w:val="000000" w:themeColor="text1"/>
        </w:rPr>
        <w:t xml:space="preserve"> is a comparison between actual PCI value and its predicted PCI value. The red dashed line represents the identity line (y=x), where perfect predictions would lie. The proximity of the data points to this line indicates the accuracy of the model predictions. Points closer to the line reflect more accurate predictions. It is notable that in the low PCI part as shown in the green area in </w:t>
      </w:r>
      <w:r w:rsidRPr="00E9495C">
        <w:rPr>
          <w:rFonts w:ascii="Times New Roman" w:hAnsi="Times New Roman" w:cs="Times New Roman"/>
          <w:b/>
          <w:bCs/>
          <w:color w:val="000000" w:themeColor="text1"/>
        </w:rPr>
        <w:t>Figure 7(b)</w:t>
      </w:r>
      <w:r w:rsidRPr="006C35E6">
        <w:rPr>
          <w:rFonts w:ascii="Times New Roman" w:hAnsi="Times New Roman" w:cs="Times New Roman"/>
          <w:color w:val="000000" w:themeColor="text1"/>
        </w:rPr>
        <w:t>, the prediction result with PCILoss is apparently better than the model trained by MSELoss. This demonstrates that our proposed loss function not only enhances the model's accuracy but also its precision in predicting lower PCI values, which are crucial for identifying more severely damaged pavement sections.</w:t>
      </w:r>
    </w:p>
    <w:p w14:paraId="7F10BEC2" w14:textId="5433E4D2"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 xml:space="preserve">We also evaluate and compare PCINet with other advanced models such as DenseNet, MobileNet series, ResNet series, and YOLOv8 series across various metrics including MSE, MAE, MAPE, and </w:t>
      </w:r>
      <m:oMath>
        <m:sSup>
          <m:sSupPr>
            <m:ctrlPr>
              <w:ins w:id="6" w:author="tj zhang" w:date="2024-07-28T16:00:00Z">
                <w:rPr>
                  <w:rFonts w:ascii="Cambria Math" w:hAnsi="Cambria Math" w:cs="Times New Roman"/>
                  <w:i/>
                  <w:color w:val="000000" w:themeColor="text1"/>
                </w:rPr>
              </w:ins>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6C35E6">
        <w:rPr>
          <w:rFonts w:ascii="Times New Roman" w:hAnsi="Times New Roman" w:cs="Times New Roman"/>
          <w:color w:val="000000" w:themeColor="text1"/>
        </w:rPr>
        <w:t xml:space="preserve"> as displayed in </w:t>
      </w:r>
      <w:r w:rsidRPr="00E9495C">
        <w:rPr>
          <w:rFonts w:ascii="Times New Roman" w:hAnsi="Times New Roman" w:cs="Times New Roman"/>
          <w:b/>
          <w:bCs/>
          <w:color w:val="000000" w:themeColor="text1"/>
        </w:rPr>
        <w:t>Figure 8 (a)</w:t>
      </w:r>
      <w:r w:rsidRPr="006C35E6">
        <w:rPr>
          <w:rFonts w:ascii="Times New Roman" w:hAnsi="Times New Roman" w:cs="Times New Roman"/>
          <w:color w:val="000000" w:themeColor="text1"/>
        </w:rPr>
        <w:t xml:space="preserve"> </w:t>
      </w:r>
      <w:r w:rsidRPr="00E9495C">
        <w:rPr>
          <w:rFonts w:ascii="Times New Roman" w:hAnsi="Times New Roman" w:cs="Times New Roman"/>
          <w:b/>
          <w:bCs/>
          <w:color w:val="000000" w:themeColor="text1"/>
        </w:rPr>
        <w:t>through (d)</w:t>
      </w:r>
      <w:r w:rsidRPr="006C35E6">
        <w:rPr>
          <w:rFonts w:ascii="Times New Roman" w:hAnsi="Times New Roman" w:cs="Times New Roman"/>
          <w:color w:val="000000" w:themeColor="text1"/>
        </w:rPr>
        <w:t>.</w:t>
      </w:r>
    </w:p>
    <w:p w14:paraId="40730306" w14:textId="77777777" w:rsidR="006C35E6" w:rsidRPr="006C35E6" w:rsidRDefault="006C35E6" w:rsidP="00E9495C">
      <w:pPr>
        <w:spacing w:after="0" w:line="240" w:lineRule="auto"/>
        <w:rPr>
          <w:rFonts w:ascii="Times New Roman" w:hAnsi="Times New Roman" w:cs="Times New Roman"/>
          <w:color w:val="000000" w:themeColor="text1"/>
        </w:rPr>
      </w:pPr>
      <w:r w:rsidRPr="006C35E6">
        <w:rPr>
          <w:rFonts w:ascii="Times New Roman" w:hAnsi="Times New Roman" w:cs="Times New Roman"/>
          <w:noProof/>
          <w:color w:val="000000" w:themeColor="text1"/>
        </w:rPr>
        <w:drawing>
          <wp:inline distT="0" distB="0" distL="0" distR="0" wp14:anchorId="14540CF7" wp14:editId="778223B0">
            <wp:extent cx="2681407" cy="2001600"/>
            <wp:effectExtent l="0" t="0" r="0" b="0"/>
            <wp:docPr id="23208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2460" name="Picture 2320824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3506" cy="2003167"/>
                    </a:xfrm>
                    <a:prstGeom prst="rect">
                      <a:avLst/>
                    </a:prstGeom>
                  </pic:spPr>
                </pic:pic>
              </a:graphicData>
            </a:graphic>
          </wp:inline>
        </w:drawing>
      </w:r>
      <w:r w:rsidRPr="006C35E6">
        <w:rPr>
          <w:rFonts w:ascii="Times New Roman" w:hAnsi="Times New Roman" w:cs="Times New Roman"/>
          <w:noProof/>
          <w:color w:val="000000" w:themeColor="text1"/>
        </w:rPr>
        <w:drawing>
          <wp:inline distT="0" distB="0" distL="0" distR="0" wp14:anchorId="56A00D79" wp14:editId="5531C295">
            <wp:extent cx="2671759" cy="1994400"/>
            <wp:effectExtent l="0" t="0" r="0" b="0"/>
            <wp:docPr id="195455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9497" name="Picture 1954559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2465" cy="1994927"/>
                    </a:xfrm>
                    <a:prstGeom prst="rect">
                      <a:avLst/>
                    </a:prstGeom>
                  </pic:spPr>
                </pic:pic>
              </a:graphicData>
            </a:graphic>
          </wp:inline>
        </w:drawing>
      </w:r>
    </w:p>
    <w:p w14:paraId="1747E269" w14:textId="18FE1788" w:rsidR="006C35E6" w:rsidRPr="006C35E6" w:rsidRDefault="00E9495C" w:rsidP="00E9495C">
      <w:pPr>
        <w:spacing w:after="0" w:line="240" w:lineRule="auto"/>
        <w:ind w:left="720"/>
        <w:rPr>
          <w:rFonts w:ascii="Times New Roman" w:hAnsi="Times New Roman" w:cs="Times New Roman"/>
          <w:color w:val="000000" w:themeColor="text1"/>
        </w:rPr>
      </w:pPr>
      <w:r>
        <w:rPr>
          <w:rFonts w:ascii="Times New Roman" w:hAnsi="Times New Roman" w:cs="Times New Roman"/>
          <w:color w:val="000000" w:themeColor="text1"/>
        </w:rPr>
        <w:t xml:space="preserve">                           (a)</w:t>
      </w:r>
      <w:r w:rsidR="006C35E6" w:rsidRPr="006C35E6">
        <w:rPr>
          <w:rFonts w:ascii="Times New Roman" w:hAnsi="Times New Roman" w:cs="Times New Roman"/>
          <w:color w:val="000000" w:themeColor="text1"/>
        </w:rPr>
        <w:t xml:space="preserve">                                                              </w:t>
      </w:r>
      <w:proofErr w:type="gramStart"/>
      <w:r w:rsidR="006C35E6" w:rsidRPr="006C35E6">
        <w:rPr>
          <w:rFonts w:ascii="Times New Roman" w:hAnsi="Times New Roman" w:cs="Times New Roman"/>
          <w:color w:val="000000" w:themeColor="text1"/>
        </w:rPr>
        <w:t xml:space="preserve">   (</w:t>
      </w:r>
      <w:proofErr w:type="gramEnd"/>
      <w:r w:rsidR="006C35E6" w:rsidRPr="006C35E6">
        <w:rPr>
          <w:rFonts w:ascii="Times New Roman" w:hAnsi="Times New Roman" w:cs="Times New Roman"/>
          <w:color w:val="000000" w:themeColor="text1"/>
        </w:rPr>
        <w:t>b)</w:t>
      </w:r>
    </w:p>
    <w:p w14:paraId="3BC598D5" w14:textId="77777777" w:rsidR="006C35E6" w:rsidRPr="006C35E6" w:rsidRDefault="006C35E6" w:rsidP="00E9495C">
      <w:pPr>
        <w:spacing w:after="0" w:line="240" w:lineRule="auto"/>
        <w:rPr>
          <w:rFonts w:ascii="Times New Roman" w:hAnsi="Times New Roman" w:cs="Times New Roman"/>
          <w:color w:val="000000" w:themeColor="text1"/>
        </w:rPr>
      </w:pPr>
      <w:r w:rsidRPr="006C35E6">
        <w:rPr>
          <w:rFonts w:ascii="Times New Roman" w:hAnsi="Times New Roman" w:cs="Times New Roman"/>
          <w:noProof/>
          <w:color w:val="000000" w:themeColor="text1"/>
        </w:rPr>
        <w:drawing>
          <wp:inline distT="0" distB="0" distL="0" distR="0" wp14:anchorId="7102AFFC" wp14:editId="0F2638EE">
            <wp:extent cx="2721600" cy="2038874"/>
            <wp:effectExtent l="0" t="0" r="0" b="0"/>
            <wp:docPr id="188053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7946" name="Picture 18805379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2165" cy="2039297"/>
                    </a:xfrm>
                    <a:prstGeom prst="rect">
                      <a:avLst/>
                    </a:prstGeom>
                  </pic:spPr>
                </pic:pic>
              </a:graphicData>
            </a:graphic>
          </wp:inline>
        </w:drawing>
      </w:r>
      <w:r w:rsidRPr="006C35E6">
        <w:rPr>
          <w:rFonts w:ascii="Times New Roman" w:hAnsi="Times New Roman" w:cs="Times New Roman"/>
          <w:noProof/>
          <w:color w:val="000000" w:themeColor="text1"/>
        </w:rPr>
        <w:drawing>
          <wp:inline distT="0" distB="0" distL="0" distR="0" wp14:anchorId="4862C8F8" wp14:editId="10C4A904">
            <wp:extent cx="2738967" cy="2059200"/>
            <wp:effectExtent l="0" t="0" r="4445" b="0"/>
            <wp:docPr id="11630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082" name="Picture 1163010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0845" cy="2060612"/>
                    </a:xfrm>
                    <a:prstGeom prst="rect">
                      <a:avLst/>
                    </a:prstGeom>
                  </pic:spPr>
                </pic:pic>
              </a:graphicData>
            </a:graphic>
          </wp:inline>
        </w:drawing>
      </w:r>
    </w:p>
    <w:p w14:paraId="2684F02F" w14:textId="78F2B839" w:rsidR="006C35E6" w:rsidRPr="006C35E6" w:rsidRDefault="00E9495C" w:rsidP="00E9495C">
      <w:pPr>
        <w:spacing w:after="0" w:line="240" w:lineRule="auto"/>
        <w:ind w:left="720"/>
        <w:rPr>
          <w:rFonts w:ascii="Times New Roman" w:hAnsi="Times New Roman" w:cs="Times New Roman"/>
          <w:color w:val="000000" w:themeColor="text1"/>
        </w:rPr>
      </w:pPr>
      <w:r>
        <w:rPr>
          <w:rFonts w:ascii="Times New Roman" w:hAnsi="Times New Roman" w:cs="Times New Roman"/>
          <w:color w:val="000000" w:themeColor="text1"/>
        </w:rPr>
        <w:t xml:space="preserve">                           (c)</w:t>
      </w:r>
      <w:r w:rsidR="006C35E6" w:rsidRPr="006C35E6">
        <w:rPr>
          <w:rFonts w:ascii="Times New Roman" w:hAnsi="Times New Roman" w:cs="Times New Roman"/>
          <w:color w:val="000000" w:themeColor="text1"/>
        </w:rPr>
        <w:t xml:space="preserve">                                                                  </w:t>
      </w:r>
      <w:proofErr w:type="gramStart"/>
      <w:r w:rsidR="006C35E6" w:rsidRPr="006C35E6">
        <w:rPr>
          <w:rFonts w:ascii="Times New Roman" w:hAnsi="Times New Roman" w:cs="Times New Roman"/>
          <w:color w:val="000000" w:themeColor="text1"/>
        </w:rPr>
        <w:t xml:space="preserve">   (</w:t>
      </w:r>
      <w:proofErr w:type="gramEnd"/>
      <w:r w:rsidR="006C35E6" w:rsidRPr="006C35E6">
        <w:rPr>
          <w:rFonts w:ascii="Times New Roman" w:hAnsi="Times New Roman" w:cs="Times New Roman"/>
          <w:color w:val="000000" w:themeColor="text1"/>
        </w:rPr>
        <w:t>d)</w:t>
      </w:r>
    </w:p>
    <w:p w14:paraId="54FEF584" w14:textId="7F10964F" w:rsidR="006C35E6" w:rsidRPr="00E9495C" w:rsidRDefault="006C35E6" w:rsidP="00E9495C">
      <w:pPr>
        <w:spacing w:after="0" w:line="240" w:lineRule="auto"/>
        <w:rPr>
          <w:rFonts w:ascii="Times New Roman" w:hAnsi="Times New Roman" w:cs="Times New Roman"/>
          <w:b/>
          <w:bCs/>
          <w:color w:val="000000" w:themeColor="text1"/>
        </w:rPr>
      </w:pPr>
      <w:r w:rsidRPr="00E9495C">
        <w:rPr>
          <w:rFonts w:ascii="Times New Roman" w:hAnsi="Times New Roman" w:cs="Times New Roman"/>
          <w:b/>
          <w:bCs/>
          <w:color w:val="000000" w:themeColor="text1"/>
        </w:rPr>
        <w:t xml:space="preserve">Figure 8. The models’ performance on the test dataset: (a) MSE; (b) MAE; (c) MAPE; (d) </w:t>
      </w:r>
      <m:oMath>
        <m:sSup>
          <m:sSupPr>
            <m:ctrlPr>
              <w:ins w:id="7" w:author="tj zhang" w:date="2024-07-28T16:00:00Z">
                <w:rPr>
                  <w:rFonts w:ascii="Cambria Math" w:hAnsi="Cambria Math" w:cs="Times New Roman"/>
                  <w:b/>
                  <w:bCs/>
                  <w:i/>
                  <w:color w:val="000000" w:themeColor="text1"/>
                </w:rPr>
              </w:ins>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E9495C">
        <w:rPr>
          <w:rFonts w:ascii="Times New Roman" w:hAnsi="Times New Roman" w:cs="Times New Roman"/>
          <w:b/>
          <w:bCs/>
          <w:color w:val="000000" w:themeColor="text1"/>
        </w:rPr>
        <w:t>.</w:t>
      </w:r>
    </w:p>
    <w:p w14:paraId="541DBCDE" w14:textId="77777777" w:rsidR="006C35E6" w:rsidRPr="006C35E6" w:rsidRDefault="006C35E6" w:rsidP="006C35E6">
      <w:pPr>
        <w:spacing w:after="0" w:line="240" w:lineRule="auto"/>
        <w:ind w:firstLine="720"/>
        <w:rPr>
          <w:rFonts w:ascii="Times New Roman" w:hAnsi="Times New Roman" w:cs="Times New Roman"/>
          <w:color w:val="000000" w:themeColor="text1"/>
        </w:rPr>
      </w:pPr>
    </w:p>
    <w:p w14:paraId="13E36A6A"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E9495C">
        <w:rPr>
          <w:rFonts w:ascii="Times New Roman" w:hAnsi="Times New Roman" w:cs="Times New Roman"/>
          <w:b/>
          <w:bCs/>
          <w:color w:val="000000" w:themeColor="text1"/>
        </w:rPr>
        <w:t>Figure 8 (a)-(d)</w:t>
      </w:r>
      <w:r w:rsidRPr="006C35E6">
        <w:rPr>
          <w:rFonts w:ascii="Times New Roman" w:hAnsi="Times New Roman" w:cs="Times New Roman"/>
          <w:color w:val="000000" w:themeColor="text1"/>
        </w:rPr>
        <w:t xml:space="preserve"> illustrate the error metrics and correlation coefficients respectively for each model under test conditions. Our proposed PCINet model shows a superior performance, achieving the lowest error metrics, MSE at 191.9, MAE at 9.32, and MAPE at 44.23, and the highest correlation coefficient of 0.734. These figures signify a robust model that maintains high precision and accuracy, particularly in contexts where precise PCI evaluation is crucial.</w:t>
      </w:r>
    </w:p>
    <w:p w14:paraId="16762F37"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lastRenderedPageBreak/>
        <w:t xml:space="preserve">Intriguingly, the YOLOv8 series models exhibit higher variance in their performance as indicated by the error bars across all metrics. This suggests a potential overfitting issue or a sensitivity to the specific characteristics of the test data, which might compromise their reliability in practical applications. </w:t>
      </w:r>
    </w:p>
    <w:p w14:paraId="4EFE0821"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 xml:space="preserve">It is interesting to find that when we add more layers to the model, all types of errors increase. This could be because the model becomes too complex for the amount of </w:t>
      </w:r>
      <w:proofErr w:type="gramStart"/>
      <w:r w:rsidRPr="006C35E6">
        <w:rPr>
          <w:rFonts w:ascii="Times New Roman" w:hAnsi="Times New Roman" w:cs="Times New Roman"/>
          <w:color w:val="000000" w:themeColor="text1"/>
        </w:rPr>
        <w:t>data</w:t>
      </w:r>
      <w:proofErr w:type="gramEnd"/>
      <w:r w:rsidRPr="006C35E6">
        <w:rPr>
          <w:rFonts w:ascii="Times New Roman" w:hAnsi="Times New Roman" w:cs="Times New Roman"/>
          <w:color w:val="000000" w:themeColor="text1"/>
        </w:rPr>
        <w:t xml:space="preserve"> we have to train it. This is a common problem with very deep networks, where adding more layers doesn’t always make the model better and can sometimes even make performance worse.</w:t>
      </w:r>
    </w:p>
    <w:p w14:paraId="028AA7D8"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Conversely, the MobileNet series shows better error statistics compared to ResNet, which may be due to its more efficient handling of parameters and lighter network architecture designed specifically for mobile and embedded vision applications. This efficiency could translate to better generalization on the test dataset.</w:t>
      </w:r>
    </w:p>
    <w:p w14:paraId="1C55B262" w14:textId="482CB48D"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 xml:space="preserve">This comprehensive evaluation underscores the efficacy of PCINet, particularly its ability to handle the nuances of pavement condition assessment more adeptly than the other models considered. The lower error metrics and higher </w:t>
      </w:r>
      <m:oMath>
        <m:sSup>
          <m:sSupPr>
            <m:ctrlPr>
              <w:ins w:id="8" w:author="tj zhang" w:date="2024-07-28T16:00:00Z">
                <w:rPr>
                  <w:rFonts w:ascii="Cambria Math" w:hAnsi="Cambria Math" w:cs="Times New Roman"/>
                  <w:i/>
                  <w:color w:val="000000" w:themeColor="text1"/>
                </w:rPr>
              </w:ins>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6C35E6">
        <w:rPr>
          <w:rFonts w:ascii="Times New Roman" w:hAnsi="Times New Roman" w:cs="Times New Roman"/>
          <w:color w:val="000000" w:themeColor="text1"/>
        </w:rPr>
        <w:t xml:space="preserve"> value achieved by PCINet highlight its superior predictive power and model fit, making it an exceptional tool for infrastructure assessment tasks.</w:t>
      </w:r>
    </w:p>
    <w:p w14:paraId="1EA913D3"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This superior performance can also be attributed to the specialized design of our PCILoss, which strategically emphasizes learning on critical lower PCI values. This focus contrasts with CCELoss typically employed in classification models, where the error is not contingent upon the magnitude of the PCI value but solely on the accuracy of the class prediction. For instance, consider a scenario where the true class of an image is PCI=1. If the model incorrectly predicts PCI=2 or PCI=100, CCELoss would impose the same penalty on both predictions, despite the vast difference in error magnitude. Conversely, our tailored PCILoss introduces a more nuanced approach, assigning a lesser penalty for the prediction of PCI=2 than for PCI=100, reflecting a more proportional and contextually sensitive error evaluation. This targeted penalty system ensures that our model is not only accurate but also precise, especially in its treatment of near-miss predictions that are close in value to the true class.</w:t>
      </w:r>
    </w:p>
    <w:p w14:paraId="576A554D" w14:textId="77777777" w:rsidR="006C35E6" w:rsidRPr="006C35E6" w:rsidRDefault="006C35E6" w:rsidP="006C35E6">
      <w:pPr>
        <w:spacing w:after="0" w:line="240" w:lineRule="auto"/>
        <w:ind w:firstLine="720"/>
        <w:rPr>
          <w:rFonts w:ascii="Times New Roman" w:hAnsi="Times New Roman" w:cs="Times New Roman"/>
          <w:color w:val="000000" w:themeColor="text1"/>
        </w:rPr>
      </w:pPr>
      <w:bookmarkStart w:id="9" w:name="OLE_LINK5"/>
      <w:bookmarkStart w:id="10" w:name="OLE_LINK6"/>
      <w:r w:rsidRPr="00E9495C">
        <w:rPr>
          <w:rFonts w:ascii="Times New Roman" w:hAnsi="Times New Roman" w:cs="Times New Roman"/>
          <w:b/>
          <w:bCs/>
          <w:color w:val="000000" w:themeColor="text1"/>
        </w:rPr>
        <w:t>Figure 9</w:t>
      </w:r>
      <w:r w:rsidRPr="006C35E6">
        <w:rPr>
          <w:rFonts w:ascii="Times New Roman" w:hAnsi="Times New Roman" w:cs="Times New Roman"/>
          <w:color w:val="000000" w:themeColor="text1"/>
        </w:rPr>
        <w:t xml:space="preserve"> illustrates the comparative performance of various models in terms of PCI error, a novel metric introduced in this study. The PCI error is computed as the mean of MSE, MAE, and MAPE, providing a balanced assessment of model accuracy.</w:t>
      </w:r>
    </w:p>
    <w:p w14:paraId="25574809" w14:textId="77777777" w:rsidR="006C35E6" w:rsidRPr="006C35E6" w:rsidRDefault="006C35E6" w:rsidP="006C35E6">
      <w:pPr>
        <w:spacing w:after="0" w:line="240" w:lineRule="auto"/>
        <w:ind w:firstLine="720"/>
        <w:rPr>
          <w:rFonts w:ascii="Times New Roman" w:hAnsi="Times New Roman" w:cs="Times New Roman"/>
          <w:color w:val="000000" w:themeColor="text1"/>
        </w:rPr>
      </w:pPr>
    </w:p>
    <w:p w14:paraId="20734BAD" w14:textId="77777777" w:rsidR="006C35E6" w:rsidRPr="006C35E6" w:rsidRDefault="006C35E6" w:rsidP="00E9495C">
      <w:pPr>
        <w:spacing w:after="0" w:line="240" w:lineRule="auto"/>
        <w:rPr>
          <w:rFonts w:ascii="Times New Roman" w:hAnsi="Times New Roman" w:cs="Times New Roman"/>
          <w:color w:val="000000" w:themeColor="text1"/>
        </w:rPr>
      </w:pPr>
      <w:r w:rsidRPr="006C35E6">
        <w:rPr>
          <w:rFonts w:ascii="Times New Roman" w:hAnsi="Times New Roman" w:cs="Times New Roman"/>
          <w:noProof/>
          <w:color w:val="000000" w:themeColor="text1"/>
        </w:rPr>
        <w:drawing>
          <wp:inline distT="0" distB="0" distL="0" distR="0" wp14:anchorId="6394A68A" wp14:editId="58C5DCCA">
            <wp:extent cx="3624044" cy="2404801"/>
            <wp:effectExtent l="0" t="0" r="0" b="0"/>
            <wp:docPr id="11068065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06587" name="Picture 11068065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24044" cy="2404801"/>
                    </a:xfrm>
                    <a:prstGeom prst="rect">
                      <a:avLst/>
                    </a:prstGeom>
                  </pic:spPr>
                </pic:pic>
              </a:graphicData>
            </a:graphic>
          </wp:inline>
        </w:drawing>
      </w:r>
    </w:p>
    <w:p w14:paraId="022AED7D" w14:textId="77777777" w:rsidR="006C35E6" w:rsidRPr="00E9495C" w:rsidRDefault="006C35E6" w:rsidP="00E9495C">
      <w:pPr>
        <w:spacing w:after="0" w:line="240" w:lineRule="auto"/>
        <w:rPr>
          <w:rFonts w:ascii="Times New Roman" w:hAnsi="Times New Roman" w:cs="Times New Roman"/>
          <w:b/>
          <w:bCs/>
          <w:color w:val="000000" w:themeColor="text1"/>
        </w:rPr>
      </w:pPr>
      <w:r w:rsidRPr="00E9495C">
        <w:rPr>
          <w:rFonts w:ascii="Times New Roman" w:hAnsi="Times New Roman" w:cs="Times New Roman"/>
          <w:b/>
          <w:bCs/>
          <w:color w:val="000000" w:themeColor="text1"/>
        </w:rPr>
        <w:t xml:space="preserve">Figure 9. The PCI error of different models. </w:t>
      </w:r>
    </w:p>
    <w:p w14:paraId="43E58C62"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t xml:space="preserve">As observed in </w:t>
      </w:r>
      <w:r w:rsidRPr="00E9495C">
        <w:rPr>
          <w:rFonts w:ascii="Times New Roman" w:hAnsi="Times New Roman" w:cs="Times New Roman"/>
          <w:b/>
          <w:bCs/>
          <w:color w:val="000000" w:themeColor="text1"/>
        </w:rPr>
        <w:t>Figure 9</w:t>
      </w:r>
      <w:r w:rsidRPr="006C35E6">
        <w:rPr>
          <w:rFonts w:ascii="Times New Roman" w:hAnsi="Times New Roman" w:cs="Times New Roman"/>
          <w:color w:val="000000" w:themeColor="text1"/>
        </w:rPr>
        <w:t>, the YOLOv8n model registers the highest average PCI error at 588.83, followed by YOLOv8x with a PCI error of 433.14. The primary factor contributing to the elevated PCI error in these models is their performance on MAPE, despite similar MSE and MAE across all models. This indicates that while the overall performance on predicting PCI values is relatively uniform, YOLOv8n and YOLOv8x models exhibit significant deficiencies in accurately predicting lower PCI values.</w:t>
      </w:r>
    </w:p>
    <w:p w14:paraId="58475961" w14:textId="77777777" w:rsidR="006C35E6" w:rsidRPr="006C35E6" w:rsidRDefault="006C35E6" w:rsidP="006C35E6">
      <w:pPr>
        <w:spacing w:after="0" w:line="240" w:lineRule="auto"/>
        <w:ind w:firstLine="720"/>
        <w:rPr>
          <w:rFonts w:ascii="Times New Roman" w:hAnsi="Times New Roman" w:cs="Times New Roman"/>
          <w:color w:val="000000" w:themeColor="text1"/>
        </w:rPr>
      </w:pPr>
      <w:r w:rsidRPr="006C35E6">
        <w:rPr>
          <w:rFonts w:ascii="Times New Roman" w:hAnsi="Times New Roman" w:cs="Times New Roman"/>
          <w:color w:val="000000" w:themeColor="text1"/>
        </w:rPr>
        <w:lastRenderedPageBreak/>
        <w:t>It is evident that the proposed PCINet model exhibits significantly lower PCI error (81.80) compared to other models. It indicates its superior ability to balance its performance in terms of MSE, MAE, and MAPE. The error bars, representing the variability within the test data, further emphasize the robustness of PCINet in maintaining consistent performance across different data samples.</w:t>
      </w:r>
      <w:bookmarkEnd w:id="9"/>
      <w:bookmarkEnd w:id="10"/>
    </w:p>
    <w:p w14:paraId="631AF49F" w14:textId="77777777" w:rsidR="008F5F12" w:rsidRPr="005617FF" w:rsidRDefault="008F5F12" w:rsidP="00DE7BE7">
      <w:pPr>
        <w:spacing w:after="0" w:line="240" w:lineRule="auto"/>
        <w:rPr>
          <w:rFonts w:ascii="Times New Roman" w:hAnsi="Times New Roman" w:cs="Times New Roman"/>
          <w:b/>
          <w:color w:val="000000" w:themeColor="text1"/>
        </w:rPr>
      </w:pPr>
    </w:p>
    <w:p w14:paraId="1D50C240" w14:textId="3B39A1C9" w:rsidR="00E04E09" w:rsidRPr="00E9495C" w:rsidRDefault="0099587D" w:rsidP="00E9495C">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CONCLUSIONS</w:t>
      </w:r>
    </w:p>
    <w:p w14:paraId="231C438A" w14:textId="77777777" w:rsidR="00E04E09" w:rsidRPr="00E04E09" w:rsidRDefault="00E04E09" w:rsidP="00E04E09">
      <w:pPr>
        <w:spacing w:after="0" w:line="240" w:lineRule="auto"/>
        <w:ind w:firstLine="720"/>
        <w:rPr>
          <w:rFonts w:ascii="Times New Roman" w:hAnsi="Times New Roman" w:cs="Times New Roman"/>
          <w:color w:val="000000" w:themeColor="text1"/>
        </w:rPr>
      </w:pPr>
      <w:r w:rsidRPr="00E04E09">
        <w:rPr>
          <w:rFonts w:ascii="Times New Roman" w:hAnsi="Times New Roman" w:cs="Times New Roman"/>
          <w:color w:val="000000" w:themeColor="text1"/>
        </w:rPr>
        <w:t>In this study, we introduced PCINet, a novel neural network architecture designed for the accurate prediction of the Pavement Condition Index (PCI) using top-down pavement imagery. This image regression technology distinguishes itself by its ability to directly predict continuous PCI values. It addresses the limitations inherent in traditional manual assessments and image-based methods. In the proposed PCINet, we use very deep convolutional layers but incorporating stochastic depth to avoid vanishing gradients during backward propagation during the training. We proposed a treatment for skewed data, including downsampling and image augmentation, to make the dataset more balanced to train the model. A custom loss function, PCILoss, is proposed to help the model train better. PCILoss considers the importance of small PCI values and add heavier weight to the residual from smaller PCI values. This adjustment significantly boosts the model's performance by focusing on the critical aspects of pavement deterioration that require more immediate attention.</w:t>
      </w:r>
    </w:p>
    <w:p w14:paraId="0E57BF0E" w14:textId="518189B8" w:rsidR="00E04E09" w:rsidRPr="00E04E09" w:rsidRDefault="00E04E09" w:rsidP="00E04E09">
      <w:pPr>
        <w:spacing w:after="0" w:line="240" w:lineRule="auto"/>
        <w:ind w:firstLine="720"/>
        <w:rPr>
          <w:rFonts w:ascii="Times New Roman" w:hAnsi="Times New Roman" w:cs="Times New Roman"/>
          <w:color w:val="000000" w:themeColor="text1"/>
        </w:rPr>
      </w:pPr>
      <w:r w:rsidRPr="00E04E09">
        <w:rPr>
          <w:rFonts w:ascii="Times New Roman" w:hAnsi="Times New Roman" w:cs="Times New Roman"/>
          <w:color w:val="000000" w:themeColor="text1"/>
        </w:rPr>
        <w:t xml:space="preserve">Moreover, we proposed a novel metric, PCI error, to quantitatively assess and evaluate the model performance. It aggregates MSE, MAE, and MAPE to provide a holistic measure of accuracy. In order to show the advance of our proposed method, some other advanced models including ResNet series (ResNet18, ResNet34 and ResNet50), YOLOv8 series (YOLOv8n, YOLOv8s, YOLOv8m and YOLOv8x), DenseNet121, and MobileNet series (MobileNetv2 and MobileNetv3) were also trained and evaluated on the same dataset. The results show that PCINet outperforms conventional models, achieving the highest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E04E09">
        <w:rPr>
          <w:rFonts w:ascii="Times New Roman" w:hAnsi="Times New Roman" w:cs="Times New Roman"/>
          <w:color w:val="000000" w:themeColor="text1"/>
        </w:rPr>
        <w:t xml:space="preserve"> of 0.734 and the lowest PCI error of 81.80. </w:t>
      </w:r>
    </w:p>
    <w:p w14:paraId="01216A98" w14:textId="57493F38" w:rsidR="006C35E6" w:rsidRPr="006C35E6" w:rsidRDefault="00E04E09" w:rsidP="00E04E09">
      <w:pPr>
        <w:spacing w:after="0" w:line="240" w:lineRule="auto"/>
        <w:ind w:firstLine="720"/>
        <w:rPr>
          <w:rFonts w:ascii="Times New Roman" w:hAnsi="Times New Roman" w:cs="Times New Roman"/>
          <w:color w:val="000000" w:themeColor="text1"/>
        </w:rPr>
      </w:pPr>
      <w:r w:rsidRPr="00E04E09">
        <w:rPr>
          <w:rFonts w:ascii="Times New Roman" w:hAnsi="Times New Roman" w:cs="Times New Roman"/>
          <w:color w:val="000000" w:themeColor="text1"/>
        </w:rPr>
        <w:t>Despite these advancements, there are some limitations we need to improve. For example, the images in the dataset are only collected from three cities and all the top-down view images are taken in a good weather condition. It might limit the generalizability of our findings. To enhance the robustness and applicability of PCINet, future research will aim to expand the dataset with a more heterogeneous collection of images, encompassing diverse geographical locations and varying environmental conditions.</w:t>
      </w:r>
    </w:p>
    <w:p w14:paraId="650EBEF9" w14:textId="11D93990" w:rsidR="00C959CE" w:rsidRPr="005617FF" w:rsidRDefault="00C959CE" w:rsidP="00DE7BE7">
      <w:pPr>
        <w:spacing w:after="0" w:line="240" w:lineRule="auto"/>
        <w:rPr>
          <w:rFonts w:ascii="Times New Roman" w:hAnsi="Times New Roman" w:cs="Times New Roman"/>
          <w:b/>
          <w:color w:val="000000" w:themeColor="text1"/>
        </w:rPr>
      </w:pPr>
    </w:p>
    <w:p w14:paraId="5FBCBAD4" w14:textId="46DD47FF" w:rsidR="00BE21DE" w:rsidRPr="005617FF" w:rsidRDefault="0099587D"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AUTHOR CONTRIBUTIONS</w:t>
      </w:r>
    </w:p>
    <w:p w14:paraId="080F6AD2" w14:textId="10F3616F" w:rsidR="00D94AF5" w:rsidRPr="005617FF" w:rsidRDefault="0099587D" w:rsidP="00DE7BE7">
      <w:pPr>
        <w:spacing w:after="0" w:line="240" w:lineRule="auto"/>
        <w:rPr>
          <w:rFonts w:ascii="Times New Roman" w:hAnsi="Times New Roman" w:cs="Times New Roman"/>
          <w:color w:val="000000" w:themeColor="text1"/>
        </w:rPr>
      </w:pPr>
      <w:r w:rsidRPr="005617FF">
        <w:rPr>
          <w:rFonts w:ascii="Times New Roman" w:hAnsi="Times New Roman" w:cs="Times New Roman"/>
          <w:color w:val="000000" w:themeColor="text1"/>
        </w:rPr>
        <w:t>The authors confirm contribution to the paper as follows: study conception and design:</w:t>
      </w:r>
      <w:r w:rsidR="00DE7BE7">
        <w:rPr>
          <w:rFonts w:ascii="Times New Roman" w:hAnsi="Times New Roman" w:cs="Times New Roman"/>
          <w:color w:val="000000" w:themeColor="text1"/>
        </w:rPr>
        <w:t xml:space="preserve"> </w:t>
      </w:r>
      <w:r w:rsidR="005E0E81">
        <w:rPr>
          <w:rFonts w:ascii="Times New Roman" w:hAnsi="Times New Roman" w:cs="Times New Roman"/>
          <w:color w:val="000000" w:themeColor="text1"/>
        </w:rPr>
        <w:t>T. Zhang</w:t>
      </w:r>
      <w:r w:rsidRPr="005617FF">
        <w:rPr>
          <w:rFonts w:ascii="Times New Roman" w:hAnsi="Times New Roman" w:cs="Times New Roman"/>
          <w:color w:val="000000" w:themeColor="text1"/>
        </w:rPr>
        <w:t>,</w:t>
      </w:r>
      <w:r w:rsidR="00E9495C">
        <w:rPr>
          <w:rFonts w:ascii="Times New Roman" w:hAnsi="Times New Roman" w:cs="Times New Roman"/>
          <w:color w:val="000000" w:themeColor="text1"/>
        </w:rPr>
        <w:t xml:space="preserve"> and</w:t>
      </w:r>
      <w:r w:rsidRPr="005617FF">
        <w:rPr>
          <w:rFonts w:ascii="Times New Roman" w:hAnsi="Times New Roman" w:cs="Times New Roman"/>
          <w:color w:val="000000" w:themeColor="text1"/>
        </w:rPr>
        <w:t xml:space="preserve"> Y. </w:t>
      </w:r>
      <w:r w:rsidR="005E0E81">
        <w:rPr>
          <w:rFonts w:ascii="Times New Roman" w:hAnsi="Times New Roman" w:cs="Times New Roman"/>
          <w:color w:val="000000" w:themeColor="text1"/>
        </w:rPr>
        <w:t>Lu</w:t>
      </w:r>
      <w:r w:rsidRPr="005617FF">
        <w:rPr>
          <w:rFonts w:ascii="Times New Roman" w:hAnsi="Times New Roman" w:cs="Times New Roman"/>
          <w:color w:val="000000" w:themeColor="text1"/>
        </w:rPr>
        <w:t xml:space="preserve">; data collection: </w:t>
      </w:r>
      <w:r w:rsidR="00E04E09">
        <w:rPr>
          <w:rFonts w:ascii="Times New Roman" w:hAnsi="Times New Roman" w:cs="Times New Roman"/>
          <w:color w:val="000000" w:themeColor="text1"/>
        </w:rPr>
        <w:t>T. Zhang, B. Cui, H. Deng and Z. Liu</w:t>
      </w:r>
      <w:r w:rsidRPr="005617FF">
        <w:rPr>
          <w:rFonts w:ascii="Times New Roman" w:hAnsi="Times New Roman" w:cs="Times New Roman"/>
          <w:color w:val="000000" w:themeColor="text1"/>
        </w:rPr>
        <w:t xml:space="preserve">; analysis and interpretation of results: </w:t>
      </w:r>
      <w:r w:rsidR="00E04E09">
        <w:rPr>
          <w:rFonts w:ascii="Times New Roman" w:hAnsi="Times New Roman" w:cs="Times New Roman"/>
          <w:color w:val="000000" w:themeColor="text1"/>
        </w:rPr>
        <w:t>T. Zhang</w:t>
      </w:r>
      <w:r w:rsidRPr="005617FF">
        <w:rPr>
          <w:rFonts w:ascii="Times New Roman" w:hAnsi="Times New Roman" w:cs="Times New Roman"/>
          <w:color w:val="000000" w:themeColor="text1"/>
        </w:rPr>
        <w:t>,</w:t>
      </w:r>
      <w:r w:rsidR="00E04E09">
        <w:rPr>
          <w:rFonts w:ascii="Times New Roman" w:hAnsi="Times New Roman" w:cs="Times New Roman"/>
          <w:color w:val="000000" w:themeColor="text1"/>
        </w:rPr>
        <w:t xml:space="preserve"> H. Wang and H. Deng</w:t>
      </w:r>
      <w:r w:rsidRPr="005617FF">
        <w:rPr>
          <w:rFonts w:ascii="Times New Roman" w:hAnsi="Times New Roman" w:cs="Times New Roman"/>
          <w:color w:val="000000" w:themeColor="text1"/>
        </w:rPr>
        <w:t xml:space="preserve">; draft manuscript preparation: </w:t>
      </w:r>
      <w:r w:rsidR="00E04E09">
        <w:rPr>
          <w:rFonts w:ascii="Times New Roman" w:hAnsi="Times New Roman" w:cs="Times New Roman"/>
          <w:color w:val="000000" w:themeColor="text1"/>
        </w:rPr>
        <w:t>T. Zhang</w:t>
      </w:r>
      <w:r w:rsidR="00E9495C">
        <w:rPr>
          <w:rFonts w:ascii="Times New Roman" w:hAnsi="Times New Roman" w:cs="Times New Roman"/>
          <w:color w:val="000000" w:themeColor="text1"/>
        </w:rPr>
        <w:t>, H. Wang, and Y. Lu</w:t>
      </w:r>
      <w:r w:rsidRPr="005617FF">
        <w:rPr>
          <w:rFonts w:ascii="Times New Roman" w:hAnsi="Times New Roman" w:cs="Times New Roman"/>
          <w:color w:val="000000" w:themeColor="text1"/>
        </w:rPr>
        <w:t>. All</w:t>
      </w:r>
      <w:r w:rsidR="00DE7BE7">
        <w:rPr>
          <w:rFonts w:ascii="Times New Roman" w:hAnsi="Times New Roman" w:cs="Times New Roman"/>
          <w:color w:val="000000" w:themeColor="text1"/>
        </w:rPr>
        <w:t xml:space="preserve"> </w:t>
      </w:r>
      <w:r w:rsidRPr="005617FF">
        <w:rPr>
          <w:rFonts w:ascii="Times New Roman" w:hAnsi="Times New Roman" w:cs="Times New Roman"/>
          <w:color w:val="000000" w:themeColor="text1"/>
        </w:rPr>
        <w:t>authors reviewed the results and approved the final version of the manuscript.</w:t>
      </w:r>
      <w:r w:rsidR="00D94AF5" w:rsidRPr="005617FF">
        <w:rPr>
          <w:rFonts w:ascii="Times New Roman" w:hAnsi="Times New Roman" w:cs="Times New Roman"/>
          <w:color w:val="000000" w:themeColor="text1"/>
        </w:rPr>
        <w:br w:type="page"/>
      </w:r>
    </w:p>
    <w:p w14:paraId="252F9246" w14:textId="77777777" w:rsidR="009C0681" w:rsidRPr="005617FF" w:rsidRDefault="009C0681" w:rsidP="00DE7BE7">
      <w:pPr>
        <w:spacing w:after="0" w:line="240" w:lineRule="auto"/>
        <w:rPr>
          <w:rFonts w:ascii="Times New Roman" w:hAnsi="Times New Roman" w:cs="Times New Roman"/>
          <w:b/>
          <w:noProof/>
          <w:color w:val="000000" w:themeColor="text1"/>
        </w:rPr>
        <w:sectPr w:rsidR="009C0681" w:rsidRPr="005617FF" w:rsidSect="009C0681">
          <w:headerReference w:type="default" r:id="rId28"/>
          <w:headerReference w:type="first" r:id="rId29"/>
          <w:pgSz w:w="12240" w:h="15840"/>
          <w:pgMar w:top="1440" w:right="1440" w:bottom="1440" w:left="1440" w:header="720" w:footer="720" w:gutter="0"/>
          <w:lnNumType w:countBy="1"/>
          <w:cols w:space="720"/>
          <w:titlePg/>
          <w:docGrid w:linePitch="360"/>
        </w:sectPr>
      </w:pPr>
    </w:p>
    <w:p w14:paraId="34B1E502" w14:textId="74C3E5E8" w:rsidR="006C35E6" w:rsidRPr="00E9495C" w:rsidRDefault="0099587D" w:rsidP="00E9495C">
      <w:pPr>
        <w:spacing w:after="0" w:line="240" w:lineRule="auto"/>
        <w:rPr>
          <w:rFonts w:ascii="Times New Roman" w:hAnsi="Times New Roman" w:cs="Times New Roman"/>
          <w:b/>
          <w:noProof/>
          <w:color w:val="000000" w:themeColor="text1"/>
        </w:rPr>
      </w:pPr>
      <w:r w:rsidRPr="005617FF">
        <w:rPr>
          <w:rFonts w:ascii="Times New Roman" w:hAnsi="Times New Roman" w:cs="Times New Roman"/>
          <w:b/>
          <w:noProof/>
          <w:color w:val="000000" w:themeColor="text1"/>
        </w:rPr>
        <w:lastRenderedPageBreak/>
        <w:t>REFERENCES</w:t>
      </w:r>
    </w:p>
    <w:p w14:paraId="28B52470" w14:textId="77777777" w:rsidR="00E9495C" w:rsidRPr="00E9495C" w:rsidRDefault="006C35E6" w:rsidP="00E9495C">
      <w:pPr>
        <w:pStyle w:val="EndNoteBibliography"/>
        <w:spacing w:after="0"/>
        <w:rPr>
          <w:rFonts w:ascii="Times New Roman" w:hAnsi="Times New Roman" w:cs="Times New Roman"/>
          <w:noProof/>
        </w:rPr>
      </w:pPr>
      <w:r w:rsidRPr="00E9495C">
        <w:rPr>
          <w:rFonts w:ascii="Times New Roman" w:eastAsia="Calibri" w:hAnsi="Times New Roman" w:cs="Times New Roman"/>
          <w:color w:val="000000"/>
          <w:kern w:val="1"/>
        </w:rPr>
        <w:fldChar w:fldCharType="begin"/>
      </w:r>
      <w:r w:rsidRPr="00E9495C">
        <w:rPr>
          <w:rFonts w:ascii="Times New Roman" w:eastAsia="Calibri" w:hAnsi="Times New Roman" w:cs="Times New Roman"/>
          <w:color w:val="000000"/>
          <w:kern w:val="1"/>
        </w:rPr>
        <w:instrText xml:space="preserve"> ADDIN EN.REFLIST </w:instrText>
      </w:r>
      <w:r w:rsidRPr="00E9495C">
        <w:rPr>
          <w:rFonts w:ascii="Times New Roman" w:eastAsia="Calibri" w:hAnsi="Times New Roman" w:cs="Times New Roman"/>
          <w:color w:val="000000"/>
          <w:kern w:val="1"/>
        </w:rPr>
        <w:fldChar w:fldCharType="separate"/>
      </w:r>
      <w:r w:rsidR="00E9495C" w:rsidRPr="00E9495C">
        <w:rPr>
          <w:rFonts w:ascii="Times New Roman" w:hAnsi="Times New Roman" w:cs="Times New Roman"/>
          <w:noProof/>
        </w:rPr>
        <w:t xml:space="preserve">1. Liu, Z., W. Wu, X. Gu, S. Li, L. Wang, and T. Zhang. Application of combining YOLO models and 3D GPR images in road detection and maintenance. </w:t>
      </w:r>
      <w:r w:rsidR="00E9495C" w:rsidRPr="00E9495C">
        <w:rPr>
          <w:rFonts w:ascii="Times New Roman" w:hAnsi="Times New Roman" w:cs="Times New Roman"/>
          <w:i/>
          <w:noProof/>
        </w:rPr>
        <w:t xml:space="preserve">Remote Sensing, </w:t>
      </w:r>
      <w:r w:rsidR="00E9495C" w:rsidRPr="00E9495C">
        <w:rPr>
          <w:rFonts w:ascii="Times New Roman" w:hAnsi="Times New Roman" w:cs="Times New Roman"/>
          <w:noProof/>
        </w:rPr>
        <w:t>Vol. 13, No. 6, 2021, p. 1081.</w:t>
      </w:r>
    </w:p>
    <w:p w14:paraId="6907FFCF"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2. Elhadidy, A. A., S. M. El-Badawy, and E. E. Elbeltagi. A simplified pavement condition index regression model for pavement evaluation. </w:t>
      </w:r>
      <w:r w:rsidRPr="00E9495C">
        <w:rPr>
          <w:rFonts w:ascii="Times New Roman" w:hAnsi="Times New Roman" w:cs="Times New Roman"/>
          <w:i/>
          <w:noProof/>
        </w:rPr>
        <w:t xml:space="preserve">International Journal of Pavement Engineering, </w:t>
      </w:r>
      <w:r w:rsidRPr="00E9495C">
        <w:rPr>
          <w:rFonts w:ascii="Times New Roman" w:hAnsi="Times New Roman" w:cs="Times New Roman"/>
          <w:noProof/>
        </w:rPr>
        <w:t>Vol. 22, No. 5, 2021, pp. 643-652.</w:t>
      </w:r>
    </w:p>
    <w:p w14:paraId="323C6374"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3. Sidess, A., A. Ravina, and E. Oged. A model for predicting the deterioration of the pavement condition index. </w:t>
      </w:r>
      <w:r w:rsidRPr="00E9495C">
        <w:rPr>
          <w:rFonts w:ascii="Times New Roman" w:hAnsi="Times New Roman" w:cs="Times New Roman"/>
          <w:i/>
          <w:noProof/>
        </w:rPr>
        <w:t xml:space="preserve">International Journal of Pavement Engineering, </w:t>
      </w:r>
      <w:r w:rsidRPr="00E9495C">
        <w:rPr>
          <w:rFonts w:ascii="Times New Roman" w:hAnsi="Times New Roman" w:cs="Times New Roman"/>
          <w:noProof/>
        </w:rPr>
        <w:t>Vol. 22, No. 13, 2021, pp. 1625-1636.</w:t>
      </w:r>
    </w:p>
    <w:p w14:paraId="4AA5FB7B"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4. Ali, A. A., A. Milad, A. Hussein, N. I. M. Yusoff, and U. Heneash. Predicting pavement condition index based on the utilization of machine learning techniques: A case study. </w:t>
      </w:r>
      <w:r w:rsidRPr="00E9495C">
        <w:rPr>
          <w:rFonts w:ascii="Times New Roman" w:hAnsi="Times New Roman" w:cs="Times New Roman"/>
          <w:i/>
          <w:noProof/>
        </w:rPr>
        <w:t xml:space="preserve">Journal of Road Engineering, </w:t>
      </w:r>
      <w:r w:rsidRPr="00E9495C">
        <w:rPr>
          <w:rFonts w:ascii="Times New Roman" w:hAnsi="Times New Roman" w:cs="Times New Roman"/>
          <w:noProof/>
        </w:rPr>
        <w:t>Vol. 3, No. 3, 2023, pp. 266-278.</w:t>
      </w:r>
    </w:p>
    <w:p w14:paraId="0FF1D0C6"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5. Arhin, S. A., L. N. Williams, A. Ribbiso, and M. F. Anderson. Predicting pavement condition index using international roughness index in a dense urban area. </w:t>
      </w:r>
      <w:r w:rsidRPr="00E9495C">
        <w:rPr>
          <w:rFonts w:ascii="Times New Roman" w:hAnsi="Times New Roman" w:cs="Times New Roman"/>
          <w:i/>
          <w:noProof/>
        </w:rPr>
        <w:t xml:space="preserve">Journal of Civil Engineering Research, </w:t>
      </w:r>
      <w:r w:rsidRPr="00E9495C">
        <w:rPr>
          <w:rFonts w:ascii="Times New Roman" w:hAnsi="Times New Roman" w:cs="Times New Roman"/>
          <w:noProof/>
        </w:rPr>
        <w:t>Vol. 5, No. 1, 2015, pp. 10-17.</w:t>
      </w:r>
    </w:p>
    <w:p w14:paraId="001E0DEA"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6. Wu, K. </w:t>
      </w:r>
      <w:r w:rsidRPr="00E9495C">
        <w:rPr>
          <w:rFonts w:ascii="Times New Roman" w:hAnsi="Times New Roman" w:cs="Times New Roman"/>
          <w:i/>
          <w:noProof/>
        </w:rPr>
        <w:t>Development of PCI-based pavement performance model for management of road infrastructure system</w:t>
      </w:r>
      <w:r w:rsidRPr="00E9495C">
        <w:rPr>
          <w:rFonts w:ascii="Times New Roman" w:hAnsi="Times New Roman" w:cs="Times New Roman"/>
          <w:noProof/>
        </w:rPr>
        <w:t>. Arizona State University, 2015.</w:t>
      </w:r>
    </w:p>
    <w:p w14:paraId="75DE43C8"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7. Zhang, T., D. Wang, and Y. Lu. ECSNet: An Accelerated Real-Time Image Segmentation CNN Architecture for Pavement Crack Detection. </w:t>
      </w:r>
      <w:r w:rsidRPr="00E9495C">
        <w:rPr>
          <w:rFonts w:ascii="Times New Roman" w:hAnsi="Times New Roman" w:cs="Times New Roman"/>
          <w:i/>
          <w:noProof/>
        </w:rPr>
        <w:t>Ieee Transactions on Intelligent Transportation Systems</w:t>
      </w:r>
      <w:r w:rsidRPr="00E9495C">
        <w:rPr>
          <w:rFonts w:ascii="Times New Roman" w:hAnsi="Times New Roman" w:cs="Times New Roman"/>
          <w:noProof/>
        </w:rPr>
        <w:t>, 2023.</w:t>
      </w:r>
    </w:p>
    <w:p w14:paraId="4C9E755B"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8. Li, S., X. Gu, X. Xu, D. Xu, T. Zhang, Z. Liu, and Q. Dong. Detection of concealed cracks from ground penetrating radar images based on deep learning algorithm. </w:t>
      </w:r>
      <w:r w:rsidRPr="00E9495C">
        <w:rPr>
          <w:rFonts w:ascii="Times New Roman" w:hAnsi="Times New Roman" w:cs="Times New Roman"/>
          <w:i/>
          <w:noProof/>
        </w:rPr>
        <w:t xml:space="preserve">Construction and Building Materials, </w:t>
      </w:r>
      <w:r w:rsidRPr="00E9495C">
        <w:rPr>
          <w:rFonts w:ascii="Times New Roman" w:hAnsi="Times New Roman" w:cs="Times New Roman"/>
          <w:noProof/>
        </w:rPr>
        <w:t>Vol. 273, 2021, p. 121949.</w:t>
      </w:r>
    </w:p>
    <w:p w14:paraId="1CEF9D5C"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9. Cao, M.-T., K.-T. Chang, N.-M. Nguyen, V.-D. Tran, X.-L. Tran, and N.-D. Hoang. Image processing-based automatic detection of asphalt pavement rutting using a novel metaheuristic optimized machine learning approach. </w:t>
      </w:r>
      <w:r w:rsidRPr="00E9495C">
        <w:rPr>
          <w:rFonts w:ascii="Times New Roman" w:hAnsi="Times New Roman" w:cs="Times New Roman"/>
          <w:i/>
          <w:noProof/>
        </w:rPr>
        <w:t xml:space="preserve">Soft Computing, </w:t>
      </w:r>
      <w:r w:rsidRPr="00E9495C">
        <w:rPr>
          <w:rFonts w:ascii="Times New Roman" w:hAnsi="Times New Roman" w:cs="Times New Roman"/>
          <w:noProof/>
        </w:rPr>
        <w:t>Vol. 25, No. 20, 2021, pp. 12839-12855.</w:t>
      </w:r>
    </w:p>
    <w:p w14:paraId="1D1BA2D4"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10. Yousaf, M. H., K. Azhar, F. Murtaza, and F. Hussain. Visual analysis of asphalt pavement for detection and localization of potholes. </w:t>
      </w:r>
      <w:r w:rsidRPr="00E9495C">
        <w:rPr>
          <w:rFonts w:ascii="Times New Roman" w:hAnsi="Times New Roman" w:cs="Times New Roman"/>
          <w:i/>
          <w:noProof/>
        </w:rPr>
        <w:t xml:space="preserve">Advanced Engineering Informatics, </w:t>
      </w:r>
      <w:r w:rsidRPr="00E9495C">
        <w:rPr>
          <w:rFonts w:ascii="Times New Roman" w:hAnsi="Times New Roman" w:cs="Times New Roman"/>
          <w:noProof/>
        </w:rPr>
        <w:t>Vol. 38, 2018, pp. 527-537.</w:t>
      </w:r>
    </w:p>
    <w:p w14:paraId="3804328E"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11. Zhang, T., D. Wang, and Y. Lu. A data-centric strategy to improve performance of automatic pavement defects detection. </w:t>
      </w:r>
      <w:r w:rsidRPr="00E9495C">
        <w:rPr>
          <w:rFonts w:ascii="Times New Roman" w:hAnsi="Times New Roman" w:cs="Times New Roman"/>
          <w:i/>
          <w:noProof/>
        </w:rPr>
        <w:t xml:space="preserve">Automation in Construction, </w:t>
      </w:r>
      <w:r w:rsidRPr="00E9495C">
        <w:rPr>
          <w:rFonts w:ascii="Times New Roman" w:hAnsi="Times New Roman" w:cs="Times New Roman"/>
          <w:noProof/>
        </w:rPr>
        <w:t>Vol. 160, 2024, p. 105334.</w:t>
      </w:r>
    </w:p>
    <w:p w14:paraId="6A92BB46"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12. ---. Benchmark Study on a Novel Online Dataset for Standard Evaluation of Deep Learning-based Pavement Cracks Classification Models. </w:t>
      </w:r>
      <w:r w:rsidRPr="00E9495C">
        <w:rPr>
          <w:rFonts w:ascii="Times New Roman" w:hAnsi="Times New Roman" w:cs="Times New Roman"/>
          <w:i/>
          <w:noProof/>
        </w:rPr>
        <w:t>Ksce Journal of Civil Engineering</w:t>
      </w:r>
      <w:r w:rsidRPr="00E9495C">
        <w:rPr>
          <w:rFonts w:ascii="Times New Roman" w:hAnsi="Times New Roman" w:cs="Times New Roman"/>
          <w:noProof/>
        </w:rPr>
        <w:t>, 2024, pp. 1-13.</w:t>
      </w:r>
    </w:p>
    <w:p w14:paraId="3EC6400D"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13. Li, B., K. C. Wang, A. Zhang, E. Yang, and G. Wang. Automatic classification of pavement crack using deep convolutional neural network. </w:t>
      </w:r>
      <w:r w:rsidRPr="00E9495C">
        <w:rPr>
          <w:rFonts w:ascii="Times New Roman" w:hAnsi="Times New Roman" w:cs="Times New Roman"/>
          <w:i/>
          <w:noProof/>
        </w:rPr>
        <w:t xml:space="preserve">International Journal of Pavement Engineering, </w:t>
      </w:r>
      <w:r w:rsidRPr="00E9495C">
        <w:rPr>
          <w:rFonts w:ascii="Times New Roman" w:hAnsi="Times New Roman" w:cs="Times New Roman"/>
          <w:noProof/>
        </w:rPr>
        <w:t>Vol. 21, No. 4, 2020, pp. 457-463.</w:t>
      </w:r>
    </w:p>
    <w:p w14:paraId="5A956ACF"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14. Wang, S., X. Chen, and Q. Dong. Detection of asphalt pavement cracks based on vision transformer improved YOLO V5. </w:t>
      </w:r>
      <w:r w:rsidRPr="00E9495C">
        <w:rPr>
          <w:rFonts w:ascii="Times New Roman" w:hAnsi="Times New Roman" w:cs="Times New Roman"/>
          <w:i/>
          <w:noProof/>
        </w:rPr>
        <w:t xml:space="preserve">Journal of Transportation Engineering, Part B: Pavements, </w:t>
      </w:r>
      <w:r w:rsidRPr="00E9495C">
        <w:rPr>
          <w:rFonts w:ascii="Times New Roman" w:hAnsi="Times New Roman" w:cs="Times New Roman"/>
          <w:noProof/>
        </w:rPr>
        <w:t>Vol. 149, No. 2, 2023, p. 04023004.</w:t>
      </w:r>
    </w:p>
    <w:p w14:paraId="14533F12"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15. Chen, H., M. Yao, and Q. Gu. Pothole detection using location-aware convolutional neural networks. </w:t>
      </w:r>
      <w:r w:rsidRPr="00E9495C">
        <w:rPr>
          <w:rFonts w:ascii="Times New Roman" w:hAnsi="Times New Roman" w:cs="Times New Roman"/>
          <w:i/>
          <w:noProof/>
        </w:rPr>
        <w:t xml:space="preserve">International Journal of Machine Learning and Cybernetics, </w:t>
      </w:r>
      <w:r w:rsidRPr="00E9495C">
        <w:rPr>
          <w:rFonts w:ascii="Times New Roman" w:hAnsi="Times New Roman" w:cs="Times New Roman"/>
          <w:noProof/>
        </w:rPr>
        <w:t>Vol. 11, No. 4, 2020, pp. 899-911.</w:t>
      </w:r>
    </w:p>
    <w:p w14:paraId="56E8FC9A"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16. Behzadian, A., T. W. Muturi, T. Zhang, H. Kim, A. Mullins, Y. Lu, N. J. Owor, Y. Adu-Gyamfi, W. Buttlar, and M. Hamed. The 1st Data Science for Pavements Challenge. </w:t>
      </w:r>
      <w:r w:rsidRPr="00E9495C">
        <w:rPr>
          <w:rFonts w:ascii="Times New Roman" w:hAnsi="Times New Roman" w:cs="Times New Roman"/>
          <w:i/>
          <w:noProof/>
        </w:rPr>
        <w:t>arXiv preprint arXiv:2206.04874</w:t>
      </w:r>
      <w:r w:rsidRPr="00E9495C">
        <w:rPr>
          <w:rFonts w:ascii="Times New Roman" w:hAnsi="Times New Roman" w:cs="Times New Roman"/>
          <w:noProof/>
        </w:rPr>
        <w:t>, 2022.</w:t>
      </w:r>
    </w:p>
    <w:p w14:paraId="7439C99F"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17. Zhang, T., D. Wang, A. Mullins, and Y. Lu. Integrated APC-GAN and AttuNet Framework for Automated Pavement Crack Pixel-Level Segmentation: A New Solution to Small Training Datasets. </w:t>
      </w:r>
      <w:r w:rsidRPr="00E9495C">
        <w:rPr>
          <w:rFonts w:ascii="Times New Roman" w:hAnsi="Times New Roman" w:cs="Times New Roman"/>
          <w:i/>
          <w:noProof/>
        </w:rPr>
        <w:t>Ieee Transactions on Intelligent Transportation Systems</w:t>
      </w:r>
      <w:r w:rsidRPr="00E9495C">
        <w:rPr>
          <w:rFonts w:ascii="Times New Roman" w:hAnsi="Times New Roman" w:cs="Times New Roman"/>
          <w:noProof/>
        </w:rPr>
        <w:t>, 2023.</w:t>
      </w:r>
    </w:p>
    <w:p w14:paraId="50B3CCF6"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18. Fan, R., H. Wang, Y. Wang, M. Liu, and I. Pitas. Graph attention layer evolves semantic segmentation for road pothole detection: A benchmark and algorithms. </w:t>
      </w:r>
      <w:r w:rsidRPr="00E9495C">
        <w:rPr>
          <w:rFonts w:ascii="Times New Roman" w:hAnsi="Times New Roman" w:cs="Times New Roman"/>
          <w:i/>
          <w:noProof/>
        </w:rPr>
        <w:t xml:space="preserve">Ieee Transactions on Image Processing, </w:t>
      </w:r>
      <w:r w:rsidRPr="00E9495C">
        <w:rPr>
          <w:rFonts w:ascii="Times New Roman" w:hAnsi="Times New Roman" w:cs="Times New Roman"/>
          <w:noProof/>
        </w:rPr>
        <w:t>Vol. 30, 2021, pp. 8144-8154.</w:t>
      </w:r>
    </w:p>
    <w:p w14:paraId="352E18AB"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19. Sheoran, V., S. Joshi, and T. R. Bhayani. Age and gender prediction using deep cnns and transfer learning.In </w:t>
      </w:r>
      <w:r w:rsidRPr="00E9495C">
        <w:rPr>
          <w:rFonts w:ascii="Times New Roman" w:hAnsi="Times New Roman" w:cs="Times New Roman"/>
          <w:i/>
          <w:noProof/>
        </w:rPr>
        <w:t>Computer Vision and Image Processing: 5th International Conference, CVIP 2020, Prayagraj, India, December 4-6, 2020, Revised Selected Papers, Part II 5</w:t>
      </w:r>
      <w:r w:rsidRPr="00E9495C">
        <w:rPr>
          <w:rFonts w:ascii="Times New Roman" w:hAnsi="Times New Roman" w:cs="Times New Roman"/>
          <w:noProof/>
        </w:rPr>
        <w:t>, Springer, 2021. pp. 293-304.</w:t>
      </w:r>
    </w:p>
    <w:p w14:paraId="4F705C2D"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lastRenderedPageBreak/>
        <w:t xml:space="preserve">20. Pinatt, J. M., M. L. Chicati, J. S. Ildefonso, and C. R. G. D. a. Filetti. Evaluation of pavement condition index by different methods: Case study of Maringá, Brazil. </w:t>
      </w:r>
      <w:r w:rsidRPr="00E9495C">
        <w:rPr>
          <w:rFonts w:ascii="Times New Roman" w:hAnsi="Times New Roman" w:cs="Times New Roman"/>
          <w:i/>
          <w:noProof/>
        </w:rPr>
        <w:t xml:space="preserve">Transportation Research Interdisciplinary Perspectives, </w:t>
      </w:r>
      <w:r w:rsidRPr="00E9495C">
        <w:rPr>
          <w:rFonts w:ascii="Times New Roman" w:hAnsi="Times New Roman" w:cs="Times New Roman"/>
          <w:noProof/>
        </w:rPr>
        <w:t>Vol. 4, 2020, p. 100100.</w:t>
      </w:r>
    </w:p>
    <w:p w14:paraId="507C1BE5" w14:textId="77777777" w:rsidR="00E9495C" w:rsidRPr="00E9495C" w:rsidRDefault="00E9495C" w:rsidP="00E9495C">
      <w:pPr>
        <w:pStyle w:val="EndNoteBibliography"/>
        <w:spacing w:after="0"/>
        <w:rPr>
          <w:rFonts w:ascii="Times New Roman" w:hAnsi="Times New Roman" w:cs="Times New Roman"/>
          <w:noProof/>
        </w:rPr>
      </w:pPr>
      <w:r w:rsidRPr="00E9495C">
        <w:rPr>
          <w:rFonts w:ascii="Times New Roman" w:hAnsi="Times New Roman" w:cs="Times New Roman"/>
          <w:noProof/>
        </w:rPr>
        <w:t xml:space="preserve">21. He, K., X. Zhang, S. Ren, and J. Sun. Deep residual learning for image recognition.In </w:t>
      </w:r>
      <w:r w:rsidRPr="00E9495C">
        <w:rPr>
          <w:rFonts w:ascii="Times New Roman" w:hAnsi="Times New Roman" w:cs="Times New Roman"/>
          <w:i/>
          <w:noProof/>
        </w:rPr>
        <w:t>Proceedings of the IEEE conference on computer vision and pattern recognition</w:t>
      </w:r>
      <w:r w:rsidRPr="00E9495C">
        <w:rPr>
          <w:rFonts w:ascii="Times New Roman" w:hAnsi="Times New Roman" w:cs="Times New Roman"/>
          <w:noProof/>
        </w:rPr>
        <w:t>, 2016. pp. 770-778.</w:t>
      </w:r>
    </w:p>
    <w:p w14:paraId="5CE4E93B" w14:textId="77777777" w:rsidR="00E9495C" w:rsidRPr="00E9495C" w:rsidRDefault="00E9495C" w:rsidP="00E9495C">
      <w:pPr>
        <w:pStyle w:val="EndNoteBibliography"/>
        <w:rPr>
          <w:rFonts w:ascii="Times New Roman" w:hAnsi="Times New Roman" w:cs="Times New Roman"/>
          <w:noProof/>
        </w:rPr>
      </w:pPr>
      <w:r w:rsidRPr="00E9495C">
        <w:rPr>
          <w:rFonts w:ascii="Times New Roman" w:hAnsi="Times New Roman" w:cs="Times New Roman"/>
          <w:noProof/>
        </w:rPr>
        <w:t xml:space="preserve">22. Huang, G., Y. Sun, Z. Liu, D. Sedra, and K. Q. Weinberger. Deep networks with stochastic depth.In </w:t>
      </w:r>
      <w:r w:rsidRPr="00E9495C">
        <w:rPr>
          <w:rFonts w:ascii="Times New Roman" w:hAnsi="Times New Roman" w:cs="Times New Roman"/>
          <w:i/>
          <w:noProof/>
        </w:rPr>
        <w:t>Computer Vision–ECCV 2016: 14th European Conference, Amsterdam, The Netherlands, October 11–14, 2016, Proceedings, Part IV 14</w:t>
      </w:r>
      <w:r w:rsidRPr="00E9495C">
        <w:rPr>
          <w:rFonts w:ascii="Times New Roman" w:hAnsi="Times New Roman" w:cs="Times New Roman"/>
          <w:noProof/>
        </w:rPr>
        <w:t>, Springer, 2016. pp. 646-661.</w:t>
      </w:r>
    </w:p>
    <w:p w14:paraId="2DDAF6F1" w14:textId="71BC3908" w:rsidR="00CE6997" w:rsidRPr="00CE6997" w:rsidRDefault="006C35E6" w:rsidP="00DE7BE7">
      <w:pPr>
        <w:spacing w:after="0" w:line="240" w:lineRule="auto"/>
        <w:rPr>
          <w:rFonts w:ascii="Times New Roman" w:eastAsia="Calibri" w:hAnsi="Times New Roman" w:cs="Times New Roman"/>
          <w:color w:val="000000"/>
          <w:kern w:val="1"/>
        </w:rPr>
      </w:pPr>
      <w:r w:rsidRPr="00E9495C">
        <w:rPr>
          <w:rFonts w:ascii="Times New Roman" w:eastAsia="Calibri" w:hAnsi="Times New Roman" w:cs="Times New Roman"/>
          <w:color w:val="000000"/>
          <w:kern w:val="1"/>
        </w:rPr>
        <w:fldChar w:fldCharType="end"/>
      </w:r>
    </w:p>
    <w:sectPr w:rsidR="00CE6997" w:rsidRPr="00CE6997"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346CF" w14:textId="77777777" w:rsidR="004D546C" w:rsidRDefault="004D546C" w:rsidP="00D913C8">
      <w:pPr>
        <w:spacing w:after="0" w:line="240" w:lineRule="auto"/>
      </w:pPr>
      <w:r>
        <w:separator/>
      </w:r>
    </w:p>
  </w:endnote>
  <w:endnote w:type="continuationSeparator" w:id="0">
    <w:p w14:paraId="67EB74E4" w14:textId="77777777" w:rsidR="004D546C" w:rsidRDefault="004D546C"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1392F" w14:textId="77777777" w:rsidR="004D546C" w:rsidRDefault="004D546C" w:rsidP="00D913C8">
      <w:pPr>
        <w:spacing w:after="0" w:line="240" w:lineRule="auto"/>
      </w:pPr>
      <w:r>
        <w:separator/>
      </w:r>
    </w:p>
  </w:footnote>
  <w:footnote w:type="continuationSeparator" w:id="0">
    <w:p w14:paraId="4796144D" w14:textId="77777777" w:rsidR="004D546C" w:rsidRDefault="004D546C"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358299"/>
      <w:docPartObj>
        <w:docPartGallery w:val="Page Numbers (Top of Page)"/>
        <w:docPartUnique/>
      </w:docPartObj>
    </w:sdtPr>
    <w:sdtEndPr>
      <w:rPr>
        <w:noProof/>
      </w:rPr>
    </w:sdtEndPr>
    <w:sdtContent>
      <w:p w14:paraId="483DD035" w14:textId="4604595B" w:rsidR="00687136" w:rsidRDefault="00687136">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6932FB2" w14:textId="1D650A03" w:rsidR="00115116" w:rsidRPr="008F6E35" w:rsidRDefault="00115116">
    <w:pPr>
      <w:pStyle w:val="Header"/>
      <w:rPr>
        <w:rFonts w:ascii="Times New Roman" w:hAnsi="Times New Roman" w:cs="Times New Roman"/>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008484"/>
      <w:docPartObj>
        <w:docPartGallery w:val="Page Numbers (Top of Page)"/>
        <w:docPartUnique/>
      </w:docPartObj>
    </w:sdtPr>
    <w:sdtEndPr>
      <w:rPr>
        <w:noProof/>
      </w:rPr>
    </w:sdtEndPr>
    <w:sdtContent>
      <w:p w14:paraId="3438C9CB" w14:textId="0488E8D2" w:rsidR="00687136" w:rsidRDefault="00687136">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5685CD0A" w14:textId="77777777" w:rsidR="00687136" w:rsidRDefault="00687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305"/>
    <w:multiLevelType w:val="hybridMultilevel"/>
    <w:tmpl w:val="DDACCA0C"/>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73D8B"/>
    <w:multiLevelType w:val="hybridMultilevel"/>
    <w:tmpl w:val="00147604"/>
    <w:lvl w:ilvl="0" w:tplc="AB3471C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A385B"/>
    <w:multiLevelType w:val="hybridMultilevel"/>
    <w:tmpl w:val="CD56D00A"/>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E3C0C"/>
    <w:multiLevelType w:val="hybridMultilevel"/>
    <w:tmpl w:val="B8589AC4"/>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638506">
    <w:abstractNumId w:val="3"/>
  </w:num>
  <w:num w:numId="2" w16cid:durableId="1788693714">
    <w:abstractNumId w:val="4"/>
  </w:num>
  <w:num w:numId="3" w16cid:durableId="895047060">
    <w:abstractNumId w:val="2"/>
  </w:num>
  <w:num w:numId="4" w16cid:durableId="1653211910">
    <w:abstractNumId w:val="1"/>
  </w:num>
  <w:num w:numId="5" w16cid:durableId="7201295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j zhang">
    <w15:presenceInfo w15:providerId="Windows Live" w15:userId="c4ca7aff408e7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 w:name="EN.InstantFormat" w:val="&lt;ENInstantFormat&gt;&lt;Enabled&gt;1&lt;/Enabled&gt;&lt;ScanUnformatted&gt;1&lt;/ScanUnformatted&gt;&lt;ScanChanges&gt;1&lt;/ScanChanges&gt;&lt;Suspended&gt;0&lt;/Suspended&gt;&lt;/ENInstantFormat&gt;"/>
    <w:docVar w:name="EN.Layout" w:val="&lt;ENLayout&gt;&lt;Style&gt;Transport Research Record modifi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46&lt;/item&gt;&lt;item&gt;1155&lt;/item&gt;&lt;item&gt;1260&lt;/item&gt;&lt;item&gt;1296&lt;/item&gt;&lt;item&gt;1362&lt;/item&gt;&lt;item&gt;1456&lt;/item&gt;&lt;item&gt;1512&lt;/item&gt;&lt;item&gt;1513&lt;/item&gt;&lt;item&gt;1515&lt;/item&gt;&lt;item&gt;1516&lt;/item&gt;&lt;item&gt;1517&lt;/item&gt;&lt;item&gt;1518&lt;/item&gt;&lt;item&gt;1519&lt;/item&gt;&lt;item&gt;1520&lt;/item&gt;&lt;item&gt;1521&lt;/item&gt;&lt;item&gt;1522&lt;/item&gt;&lt;item&gt;1523&lt;/item&gt;&lt;item&gt;1524&lt;/item&gt;&lt;item&gt;1525&lt;/item&gt;&lt;item&gt;1526&lt;/item&gt;&lt;item&gt;1527&lt;/item&gt;&lt;item&gt;1528&lt;/item&gt;&lt;item&gt;1529&lt;/item&gt;&lt;/record-ids&gt;&lt;/item&gt;&lt;/Libraries&gt;"/>
  </w:docVars>
  <w:rsids>
    <w:rsidRoot w:val="00EA10CC"/>
    <w:rsid w:val="00000307"/>
    <w:rsid w:val="000019C3"/>
    <w:rsid w:val="00002A4D"/>
    <w:rsid w:val="000161A6"/>
    <w:rsid w:val="00017C4C"/>
    <w:rsid w:val="00017E8F"/>
    <w:rsid w:val="000226F3"/>
    <w:rsid w:val="00025214"/>
    <w:rsid w:val="00026A66"/>
    <w:rsid w:val="000312D4"/>
    <w:rsid w:val="000356DD"/>
    <w:rsid w:val="00035C82"/>
    <w:rsid w:val="00036871"/>
    <w:rsid w:val="000376C0"/>
    <w:rsid w:val="0004075F"/>
    <w:rsid w:val="0004139C"/>
    <w:rsid w:val="00041722"/>
    <w:rsid w:val="000418B9"/>
    <w:rsid w:val="00044324"/>
    <w:rsid w:val="000449B4"/>
    <w:rsid w:val="00045821"/>
    <w:rsid w:val="000519E9"/>
    <w:rsid w:val="00055265"/>
    <w:rsid w:val="00055C60"/>
    <w:rsid w:val="00055E6C"/>
    <w:rsid w:val="0005706D"/>
    <w:rsid w:val="00057652"/>
    <w:rsid w:val="00062974"/>
    <w:rsid w:val="00062A09"/>
    <w:rsid w:val="0006347C"/>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4FE0"/>
    <w:rsid w:val="000967A5"/>
    <w:rsid w:val="000A5901"/>
    <w:rsid w:val="000A5F9C"/>
    <w:rsid w:val="000A79E7"/>
    <w:rsid w:val="000B23F5"/>
    <w:rsid w:val="000B4182"/>
    <w:rsid w:val="000B5701"/>
    <w:rsid w:val="000C12ED"/>
    <w:rsid w:val="000C1529"/>
    <w:rsid w:val="000C43DE"/>
    <w:rsid w:val="000C5DA1"/>
    <w:rsid w:val="000D0542"/>
    <w:rsid w:val="000D1A81"/>
    <w:rsid w:val="000D32AB"/>
    <w:rsid w:val="000D43F0"/>
    <w:rsid w:val="000E08B3"/>
    <w:rsid w:val="000E2E43"/>
    <w:rsid w:val="000E36E0"/>
    <w:rsid w:val="000E38FD"/>
    <w:rsid w:val="000E4331"/>
    <w:rsid w:val="000E5608"/>
    <w:rsid w:val="000E5B1F"/>
    <w:rsid w:val="000F218C"/>
    <w:rsid w:val="000F35B0"/>
    <w:rsid w:val="000F4203"/>
    <w:rsid w:val="000F5B97"/>
    <w:rsid w:val="000F5D9A"/>
    <w:rsid w:val="000F720E"/>
    <w:rsid w:val="000F72A3"/>
    <w:rsid w:val="000F772E"/>
    <w:rsid w:val="0010021E"/>
    <w:rsid w:val="00100E90"/>
    <w:rsid w:val="00102FC2"/>
    <w:rsid w:val="00103CFA"/>
    <w:rsid w:val="00103FE5"/>
    <w:rsid w:val="00106323"/>
    <w:rsid w:val="00106364"/>
    <w:rsid w:val="001114CF"/>
    <w:rsid w:val="0011162E"/>
    <w:rsid w:val="00112F2F"/>
    <w:rsid w:val="00113F57"/>
    <w:rsid w:val="00115116"/>
    <w:rsid w:val="001158AD"/>
    <w:rsid w:val="00120C02"/>
    <w:rsid w:val="0012168B"/>
    <w:rsid w:val="00121780"/>
    <w:rsid w:val="0012263B"/>
    <w:rsid w:val="001228C8"/>
    <w:rsid w:val="00122F10"/>
    <w:rsid w:val="0013095F"/>
    <w:rsid w:val="00131574"/>
    <w:rsid w:val="001352B7"/>
    <w:rsid w:val="00135633"/>
    <w:rsid w:val="00136B26"/>
    <w:rsid w:val="00137832"/>
    <w:rsid w:val="00137E6C"/>
    <w:rsid w:val="001405BC"/>
    <w:rsid w:val="00140A9A"/>
    <w:rsid w:val="00140EA2"/>
    <w:rsid w:val="00142BEA"/>
    <w:rsid w:val="001442F8"/>
    <w:rsid w:val="00151205"/>
    <w:rsid w:val="001539F6"/>
    <w:rsid w:val="00154330"/>
    <w:rsid w:val="001555ED"/>
    <w:rsid w:val="00156A08"/>
    <w:rsid w:val="00157315"/>
    <w:rsid w:val="00162C50"/>
    <w:rsid w:val="00163C35"/>
    <w:rsid w:val="00167E1A"/>
    <w:rsid w:val="001715FF"/>
    <w:rsid w:val="0017184D"/>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A044E"/>
    <w:rsid w:val="001A08FA"/>
    <w:rsid w:val="001A1ED9"/>
    <w:rsid w:val="001A51FB"/>
    <w:rsid w:val="001A6D1C"/>
    <w:rsid w:val="001A76DD"/>
    <w:rsid w:val="001B010A"/>
    <w:rsid w:val="001B055D"/>
    <w:rsid w:val="001B0EDB"/>
    <w:rsid w:val="001B1D4A"/>
    <w:rsid w:val="001B27E7"/>
    <w:rsid w:val="001B6127"/>
    <w:rsid w:val="001C1CA9"/>
    <w:rsid w:val="001C1DAF"/>
    <w:rsid w:val="001C50F8"/>
    <w:rsid w:val="001C54C3"/>
    <w:rsid w:val="001C7D5B"/>
    <w:rsid w:val="001D2D58"/>
    <w:rsid w:val="001D2F9D"/>
    <w:rsid w:val="001D43C3"/>
    <w:rsid w:val="001D5A0D"/>
    <w:rsid w:val="001D7BFA"/>
    <w:rsid w:val="001E15AC"/>
    <w:rsid w:val="001E191E"/>
    <w:rsid w:val="001E49D9"/>
    <w:rsid w:val="001E72BC"/>
    <w:rsid w:val="001E7A47"/>
    <w:rsid w:val="001F08B3"/>
    <w:rsid w:val="001F1F85"/>
    <w:rsid w:val="001F22AC"/>
    <w:rsid w:val="001F3264"/>
    <w:rsid w:val="001F32CB"/>
    <w:rsid w:val="001F4731"/>
    <w:rsid w:val="001F7F26"/>
    <w:rsid w:val="00200634"/>
    <w:rsid w:val="00202764"/>
    <w:rsid w:val="0020372C"/>
    <w:rsid w:val="00204020"/>
    <w:rsid w:val="002041BE"/>
    <w:rsid w:val="00205D8B"/>
    <w:rsid w:val="00206D6F"/>
    <w:rsid w:val="00210CBB"/>
    <w:rsid w:val="0021202D"/>
    <w:rsid w:val="0021277A"/>
    <w:rsid w:val="00213C92"/>
    <w:rsid w:val="00214D8D"/>
    <w:rsid w:val="00220D28"/>
    <w:rsid w:val="00221951"/>
    <w:rsid w:val="00221C90"/>
    <w:rsid w:val="00222BF1"/>
    <w:rsid w:val="002232B6"/>
    <w:rsid w:val="002234E2"/>
    <w:rsid w:val="00223FFF"/>
    <w:rsid w:val="00226E48"/>
    <w:rsid w:val="00227BB3"/>
    <w:rsid w:val="0023363C"/>
    <w:rsid w:val="0023402D"/>
    <w:rsid w:val="00234354"/>
    <w:rsid w:val="00236673"/>
    <w:rsid w:val="002419C8"/>
    <w:rsid w:val="002464B3"/>
    <w:rsid w:val="00246890"/>
    <w:rsid w:val="002506AE"/>
    <w:rsid w:val="00250F5C"/>
    <w:rsid w:val="0025410F"/>
    <w:rsid w:val="00254C6B"/>
    <w:rsid w:val="00261B70"/>
    <w:rsid w:val="0026686E"/>
    <w:rsid w:val="0027115E"/>
    <w:rsid w:val="00271218"/>
    <w:rsid w:val="002718D3"/>
    <w:rsid w:val="00272353"/>
    <w:rsid w:val="002729F2"/>
    <w:rsid w:val="00275499"/>
    <w:rsid w:val="002778F0"/>
    <w:rsid w:val="00277C90"/>
    <w:rsid w:val="00281AD6"/>
    <w:rsid w:val="00282D58"/>
    <w:rsid w:val="0028317E"/>
    <w:rsid w:val="0029041A"/>
    <w:rsid w:val="00291D34"/>
    <w:rsid w:val="00293D75"/>
    <w:rsid w:val="0029432C"/>
    <w:rsid w:val="0029498B"/>
    <w:rsid w:val="0029533E"/>
    <w:rsid w:val="00295A46"/>
    <w:rsid w:val="00296959"/>
    <w:rsid w:val="002A0824"/>
    <w:rsid w:val="002A0CD9"/>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1802"/>
    <w:rsid w:val="002F45A0"/>
    <w:rsid w:val="002F61D5"/>
    <w:rsid w:val="003011D6"/>
    <w:rsid w:val="003026B9"/>
    <w:rsid w:val="0030285C"/>
    <w:rsid w:val="00306E5A"/>
    <w:rsid w:val="00307495"/>
    <w:rsid w:val="00310705"/>
    <w:rsid w:val="00311051"/>
    <w:rsid w:val="003114D2"/>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51233"/>
    <w:rsid w:val="00353E69"/>
    <w:rsid w:val="00355DB7"/>
    <w:rsid w:val="003567B2"/>
    <w:rsid w:val="00360A08"/>
    <w:rsid w:val="003643DE"/>
    <w:rsid w:val="003663C2"/>
    <w:rsid w:val="0036650E"/>
    <w:rsid w:val="00366814"/>
    <w:rsid w:val="00373FAE"/>
    <w:rsid w:val="0037472D"/>
    <w:rsid w:val="0037481C"/>
    <w:rsid w:val="00377543"/>
    <w:rsid w:val="00380FD5"/>
    <w:rsid w:val="00381EA6"/>
    <w:rsid w:val="00381F9D"/>
    <w:rsid w:val="00383763"/>
    <w:rsid w:val="003849CE"/>
    <w:rsid w:val="00385AB1"/>
    <w:rsid w:val="00386400"/>
    <w:rsid w:val="0039170B"/>
    <w:rsid w:val="00395473"/>
    <w:rsid w:val="003A0155"/>
    <w:rsid w:val="003A27F7"/>
    <w:rsid w:val="003A303E"/>
    <w:rsid w:val="003A398E"/>
    <w:rsid w:val="003A45E2"/>
    <w:rsid w:val="003A552C"/>
    <w:rsid w:val="003A7A9C"/>
    <w:rsid w:val="003B329D"/>
    <w:rsid w:val="003B6E20"/>
    <w:rsid w:val="003C07F3"/>
    <w:rsid w:val="003C1172"/>
    <w:rsid w:val="003C2554"/>
    <w:rsid w:val="003C3D3C"/>
    <w:rsid w:val="003C5108"/>
    <w:rsid w:val="003C5A2E"/>
    <w:rsid w:val="003C6019"/>
    <w:rsid w:val="003C61D5"/>
    <w:rsid w:val="003D0C73"/>
    <w:rsid w:val="003D2CE9"/>
    <w:rsid w:val="003D3E25"/>
    <w:rsid w:val="003D506A"/>
    <w:rsid w:val="003D63AD"/>
    <w:rsid w:val="003D6965"/>
    <w:rsid w:val="003E1CFC"/>
    <w:rsid w:val="003E2854"/>
    <w:rsid w:val="003E74B6"/>
    <w:rsid w:val="003F140F"/>
    <w:rsid w:val="003F2425"/>
    <w:rsid w:val="003F3E22"/>
    <w:rsid w:val="003F7D46"/>
    <w:rsid w:val="00400F56"/>
    <w:rsid w:val="0040122F"/>
    <w:rsid w:val="00402425"/>
    <w:rsid w:val="00403CD9"/>
    <w:rsid w:val="004148A6"/>
    <w:rsid w:val="00415796"/>
    <w:rsid w:val="00416271"/>
    <w:rsid w:val="0041751C"/>
    <w:rsid w:val="00417E60"/>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3082"/>
    <w:rsid w:val="00473224"/>
    <w:rsid w:val="00475B43"/>
    <w:rsid w:val="00475E1C"/>
    <w:rsid w:val="00475F99"/>
    <w:rsid w:val="00481EF3"/>
    <w:rsid w:val="00484E09"/>
    <w:rsid w:val="00487390"/>
    <w:rsid w:val="0049004C"/>
    <w:rsid w:val="0049172A"/>
    <w:rsid w:val="00493EDA"/>
    <w:rsid w:val="00494730"/>
    <w:rsid w:val="00495D83"/>
    <w:rsid w:val="00497C91"/>
    <w:rsid w:val="004A31CE"/>
    <w:rsid w:val="004A6641"/>
    <w:rsid w:val="004A77D0"/>
    <w:rsid w:val="004B3A44"/>
    <w:rsid w:val="004B4210"/>
    <w:rsid w:val="004B78D3"/>
    <w:rsid w:val="004C1635"/>
    <w:rsid w:val="004C3732"/>
    <w:rsid w:val="004C7305"/>
    <w:rsid w:val="004D093C"/>
    <w:rsid w:val="004D2592"/>
    <w:rsid w:val="004D2868"/>
    <w:rsid w:val="004D2CC5"/>
    <w:rsid w:val="004D546C"/>
    <w:rsid w:val="004D5B8A"/>
    <w:rsid w:val="004D5F26"/>
    <w:rsid w:val="004D71BC"/>
    <w:rsid w:val="004D795D"/>
    <w:rsid w:val="004E0705"/>
    <w:rsid w:val="004E0A4D"/>
    <w:rsid w:val="004E1917"/>
    <w:rsid w:val="004E1E5E"/>
    <w:rsid w:val="004E5A64"/>
    <w:rsid w:val="004E6706"/>
    <w:rsid w:val="00501221"/>
    <w:rsid w:val="00502D17"/>
    <w:rsid w:val="00504BAF"/>
    <w:rsid w:val="00505CE7"/>
    <w:rsid w:val="00507CAD"/>
    <w:rsid w:val="00507F95"/>
    <w:rsid w:val="005100D0"/>
    <w:rsid w:val="00511271"/>
    <w:rsid w:val="00515608"/>
    <w:rsid w:val="00515909"/>
    <w:rsid w:val="0051744B"/>
    <w:rsid w:val="00517D02"/>
    <w:rsid w:val="00522731"/>
    <w:rsid w:val="005237FD"/>
    <w:rsid w:val="00524953"/>
    <w:rsid w:val="00524BB3"/>
    <w:rsid w:val="00526391"/>
    <w:rsid w:val="005275AC"/>
    <w:rsid w:val="00530B03"/>
    <w:rsid w:val="00532829"/>
    <w:rsid w:val="0053287E"/>
    <w:rsid w:val="00536BBC"/>
    <w:rsid w:val="00537A45"/>
    <w:rsid w:val="005416F4"/>
    <w:rsid w:val="00541A75"/>
    <w:rsid w:val="005425E1"/>
    <w:rsid w:val="00543005"/>
    <w:rsid w:val="0054627E"/>
    <w:rsid w:val="00547472"/>
    <w:rsid w:val="00547CA8"/>
    <w:rsid w:val="0055156C"/>
    <w:rsid w:val="00551DCA"/>
    <w:rsid w:val="005559BA"/>
    <w:rsid w:val="00555B15"/>
    <w:rsid w:val="005617A0"/>
    <w:rsid w:val="005617FF"/>
    <w:rsid w:val="00563752"/>
    <w:rsid w:val="00565985"/>
    <w:rsid w:val="00566158"/>
    <w:rsid w:val="00570A1F"/>
    <w:rsid w:val="00577AE9"/>
    <w:rsid w:val="00580692"/>
    <w:rsid w:val="00582254"/>
    <w:rsid w:val="0058304E"/>
    <w:rsid w:val="005849DB"/>
    <w:rsid w:val="0058564D"/>
    <w:rsid w:val="0058591E"/>
    <w:rsid w:val="00586163"/>
    <w:rsid w:val="00590188"/>
    <w:rsid w:val="005946CC"/>
    <w:rsid w:val="00595462"/>
    <w:rsid w:val="00595E1C"/>
    <w:rsid w:val="0059682C"/>
    <w:rsid w:val="005973A5"/>
    <w:rsid w:val="005973BE"/>
    <w:rsid w:val="005A0B58"/>
    <w:rsid w:val="005A21E3"/>
    <w:rsid w:val="005A558C"/>
    <w:rsid w:val="005A79BF"/>
    <w:rsid w:val="005B0930"/>
    <w:rsid w:val="005B3058"/>
    <w:rsid w:val="005B5E49"/>
    <w:rsid w:val="005B6E34"/>
    <w:rsid w:val="005B7248"/>
    <w:rsid w:val="005C0077"/>
    <w:rsid w:val="005C185C"/>
    <w:rsid w:val="005C4B46"/>
    <w:rsid w:val="005D0E91"/>
    <w:rsid w:val="005D1312"/>
    <w:rsid w:val="005D190D"/>
    <w:rsid w:val="005D1AED"/>
    <w:rsid w:val="005D20BC"/>
    <w:rsid w:val="005D2375"/>
    <w:rsid w:val="005D2BE1"/>
    <w:rsid w:val="005D6FB3"/>
    <w:rsid w:val="005E0E81"/>
    <w:rsid w:val="005E2316"/>
    <w:rsid w:val="005E33C9"/>
    <w:rsid w:val="005E3B8B"/>
    <w:rsid w:val="005E4264"/>
    <w:rsid w:val="005E4ABA"/>
    <w:rsid w:val="005E5388"/>
    <w:rsid w:val="005E75CF"/>
    <w:rsid w:val="005F011D"/>
    <w:rsid w:val="005F35E2"/>
    <w:rsid w:val="00604D0D"/>
    <w:rsid w:val="0060561C"/>
    <w:rsid w:val="0060734D"/>
    <w:rsid w:val="00607C87"/>
    <w:rsid w:val="006108EC"/>
    <w:rsid w:val="0061146B"/>
    <w:rsid w:val="006121F5"/>
    <w:rsid w:val="00612493"/>
    <w:rsid w:val="00613466"/>
    <w:rsid w:val="00616375"/>
    <w:rsid w:val="0061653D"/>
    <w:rsid w:val="0062033F"/>
    <w:rsid w:val="00620943"/>
    <w:rsid w:val="00620E11"/>
    <w:rsid w:val="006218B8"/>
    <w:rsid w:val="00622590"/>
    <w:rsid w:val="006231A5"/>
    <w:rsid w:val="00625E55"/>
    <w:rsid w:val="00627F23"/>
    <w:rsid w:val="006305AD"/>
    <w:rsid w:val="0063084A"/>
    <w:rsid w:val="00631E57"/>
    <w:rsid w:val="0063416B"/>
    <w:rsid w:val="00641596"/>
    <w:rsid w:val="0064280A"/>
    <w:rsid w:val="006430C5"/>
    <w:rsid w:val="006442B5"/>
    <w:rsid w:val="00646E9F"/>
    <w:rsid w:val="00647864"/>
    <w:rsid w:val="00650575"/>
    <w:rsid w:val="00652D77"/>
    <w:rsid w:val="006531F7"/>
    <w:rsid w:val="00654420"/>
    <w:rsid w:val="006565E2"/>
    <w:rsid w:val="00656600"/>
    <w:rsid w:val="006573B6"/>
    <w:rsid w:val="0066111D"/>
    <w:rsid w:val="00663381"/>
    <w:rsid w:val="0066338D"/>
    <w:rsid w:val="006644CB"/>
    <w:rsid w:val="00665F1A"/>
    <w:rsid w:val="00667B83"/>
    <w:rsid w:val="00670256"/>
    <w:rsid w:val="00670600"/>
    <w:rsid w:val="00671869"/>
    <w:rsid w:val="0067772D"/>
    <w:rsid w:val="006817A6"/>
    <w:rsid w:val="00681B26"/>
    <w:rsid w:val="00682C97"/>
    <w:rsid w:val="00683966"/>
    <w:rsid w:val="00683AF3"/>
    <w:rsid w:val="00685D1A"/>
    <w:rsid w:val="006865DC"/>
    <w:rsid w:val="00687136"/>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35E6"/>
    <w:rsid w:val="006C6839"/>
    <w:rsid w:val="006D0168"/>
    <w:rsid w:val="006D127A"/>
    <w:rsid w:val="006D3AC1"/>
    <w:rsid w:val="006D66E6"/>
    <w:rsid w:val="006E0420"/>
    <w:rsid w:val="006E12F7"/>
    <w:rsid w:val="006E4921"/>
    <w:rsid w:val="006E49CB"/>
    <w:rsid w:val="006E4A73"/>
    <w:rsid w:val="006E4DEE"/>
    <w:rsid w:val="006E59CE"/>
    <w:rsid w:val="006E769C"/>
    <w:rsid w:val="006F1061"/>
    <w:rsid w:val="006F1A1D"/>
    <w:rsid w:val="006F3047"/>
    <w:rsid w:val="006F3B00"/>
    <w:rsid w:val="006F6064"/>
    <w:rsid w:val="00700A15"/>
    <w:rsid w:val="007017AE"/>
    <w:rsid w:val="00701C09"/>
    <w:rsid w:val="00704EFD"/>
    <w:rsid w:val="007068FD"/>
    <w:rsid w:val="007113BC"/>
    <w:rsid w:val="00712AB0"/>
    <w:rsid w:val="0071475B"/>
    <w:rsid w:val="00715C16"/>
    <w:rsid w:val="007236CE"/>
    <w:rsid w:val="007239C7"/>
    <w:rsid w:val="00725451"/>
    <w:rsid w:val="007268A8"/>
    <w:rsid w:val="00730157"/>
    <w:rsid w:val="00730192"/>
    <w:rsid w:val="007302EC"/>
    <w:rsid w:val="00730DCF"/>
    <w:rsid w:val="007318C5"/>
    <w:rsid w:val="00733C51"/>
    <w:rsid w:val="0073590C"/>
    <w:rsid w:val="007374DF"/>
    <w:rsid w:val="007422FE"/>
    <w:rsid w:val="00744048"/>
    <w:rsid w:val="007448C8"/>
    <w:rsid w:val="00744C47"/>
    <w:rsid w:val="0074672A"/>
    <w:rsid w:val="00752C8D"/>
    <w:rsid w:val="00754937"/>
    <w:rsid w:val="0075535D"/>
    <w:rsid w:val="007574D8"/>
    <w:rsid w:val="00762DEC"/>
    <w:rsid w:val="00764DAD"/>
    <w:rsid w:val="00765815"/>
    <w:rsid w:val="00770310"/>
    <w:rsid w:val="0077083C"/>
    <w:rsid w:val="00770A45"/>
    <w:rsid w:val="0077178C"/>
    <w:rsid w:val="00773F88"/>
    <w:rsid w:val="00774588"/>
    <w:rsid w:val="00776135"/>
    <w:rsid w:val="007811BD"/>
    <w:rsid w:val="00781764"/>
    <w:rsid w:val="007817A2"/>
    <w:rsid w:val="007926C5"/>
    <w:rsid w:val="00792E6C"/>
    <w:rsid w:val="007A05E6"/>
    <w:rsid w:val="007A135D"/>
    <w:rsid w:val="007A2A95"/>
    <w:rsid w:val="007A41D0"/>
    <w:rsid w:val="007A5EDA"/>
    <w:rsid w:val="007A6B15"/>
    <w:rsid w:val="007B0736"/>
    <w:rsid w:val="007B3B86"/>
    <w:rsid w:val="007B4761"/>
    <w:rsid w:val="007C4675"/>
    <w:rsid w:val="007C4EFB"/>
    <w:rsid w:val="007C5F21"/>
    <w:rsid w:val="007C623B"/>
    <w:rsid w:val="007D0903"/>
    <w:rsid w:val="007D0C59"/>
    <w:rsid w:val="007D15DC"/>
    <w:rsid w:val="007D22A4"/>
    <w:rsid w:val="007D69F0"/>
    <w:rsid w:val="007E1B82"/>
    <w:rsid w:val="007E22FA"/>
    <w:rsid w:val="007E6471"/>
    <w:rsid w:val="007E6FE5"/>
    <w:rsid w:val="007F175B"/>
    <w:rsid w:val="007F35B5"/>
    <w:rsid w:val="007F3CEA"/>
    <w:rsid w:val="007F40C7"/>
    <w:rsid w:val="00804474"/>
    <w:rsid w:val="00805CA1"/>
    <w:rsid w:val="00805CA6"/>
    <w:rsid w:val="00813CC0"/>
    <w:rsid w:val="00814479"/>
    <w:rsid w:val="0081584A"/>
    <w:rsid w:val="00817CAF"/>
    <w:rsid w:val="008202D8"/>
    <w:rsid w:val="00821476"/>
    <w:rsid w:val="008238F9"/>
    <w:rsid w:val="0082430E"/>
    <w:rsid w:val="00825A80"/>
    <w:rsid w:val="008348B7"/>
    <w:rsid w:val="00840375"/>
    <w:rsid w:val="0084239A"/>
    <w:rsid w:val="00842A64"/>
    <w:rsid w:val="0084718C"/>
    <w:rsid w:val="00852E86"/>
    <w:rsid w:val="00854B34"/>
    <w:rsid w:val="008578CC"/>
    <w:rsid w:val="00864DC0"/>
    <w:rsid w:val="00864E7A"/>
    <w:rsid w:val="008654E8"/>
    <w:rsid w:val="00865BCD"/>
    <w:rsid w:val="008671E6"/>
    <w:rsid w:val="0087106E"/>
    <w:rsid w:val="00873679"/>
    <w:rsid w:val="00875F55"/>
    <w:rsid w:val="008800A2"/>
    <w:rsid w:val="0088059E"/>
    <w:rsid w:val="00880AAB"/>
    <w:rsid w:val="00881CB2"/>
    <w:rsid w:val="00885565"/>
    <w:rsid w:val="00885922"/>
    <w:rsid w:val="008859B6"/>
    <w:rsid w:val="00894FDF"/>
    <w:rsid w:val="00895B3E"/>
    <w:rsid w:val="00896A75"/>
    <w:rsid w:val="008975BD"/>
    <w:rsid w:val="008976D2"/>
    <w:rsid w:val="008A1A8A"/>
    <w:rsid w:val="008A3401"/>
    <w:rsid w:val="008A455C"/>
    <w:rsid w:val="008A5D6C"/>
    <w:rsid w:val="008B22E6"/>
    <w:rsid w:val="008B2D3A"/>
    <w:rsid w:val="008B44C8"/>
    <w:rsid w:val="008B5F9F"/>
    <w:rsid w:val="008B68E7"/>
    <w:rsid w:val="008B6ADB"/>
    <w:rsid w:val="008C0740"/>
    <w:rsid w:val="008C1FE7"/>
    <w:rsid w:val="008C2D18"/>
    <w:rsid w:val="008C4335"/>
    <w:rsid w:val="008C5353"/>
    <w:rsid w:val="008C6689"/>
    <w:rsid w:val="008D2AF5"/>
    <w:rsid w:val="008D34D7"/>
    <w:rsid w:val="008D4263"/>
    <w:rsid w:val="008D55A7"/>
    <w:rsid w:val="008D6806"/>
    <w:rsid w:val="008E02A8"/>
    <w:rsid w:val="008E08EE"/>
    <w:rsid w:val="008E12AF"/>
    <w:rsid w:val="008E1433"/>
    <w:rsid w:val="008E31F2"/>
    <w:rsid w:val="008E35EC"/>
    <w:rsid w:val="008E4A46"/>
    <w:rsid w:val="008E6FB3"/>
    <w:rsid w:val="008F139D"/>
    <w:rsid w:val="008F1E11"/>
    <w:rsid w:val="008F2036"/>
    <w:rsid w:val="008F3FB2"/>
    <w:rsid w:val="008F58D0"/>
    <w:rsid w:val="008F5F12"/>
    <w:rsid w:val="008F6E35"/>
    <w:rsid w:val="008F7CA8"/>
    <w:rsid w:val="009024FB"/>
    <w:rsid w:val="00905C88"/>
    <w:rsid w:val="00906A55"/>
    <w:rsid w:val="00906F93"/>
    <w:rsid w:val="00913FAF"/>
    <w:rsid w:val="00914261"/>
    <w:rsid w:val="00915079"/>
    <w:rsid w:val="00915795"/>
    <w:rsid w:val="00915AAD"/>
    <w:rsid w:val="009166EB"/>
    <w:rsid w:val="00921A61"/>
    <w:rsid w:val="009233A3"/>
    <w:rsid w:val="009267B2"/>
    <w:rsid w:val="00926D3D"/>
    <w:rsid w:val="00931BAB"/>
    <w:rsid w:val="00931C49"/>
    <w:rsid w:val="00933942"/>
    <w:rsid w:val="00936AAC"/>
    <w:rsid w:val="00940377"/>
    <w:rsid w:val="0094165D"/>
    <w:rsid w:val="00942550"/>
    <w:rsid w:val="00943233"/>
    <w:rsid w:val="009432FE"/>
    <w:rsid w:val="009435DE"/>
    <w:rsid w:val="0094391D"/>
    <w:rsid w:val="009446E5"/>
    <w:rsid w:val="00944E83"/>
    <w:rsid w:val="00944EAA"/>
    <w:rsid w:val="00951045"/>
    <w:rsid w:val="00951EEF"/>
    <w:rsid w:val="00952C8A"/>
    <w:rsid w:val="009535A8"/>
    <w:rsid w:val="00956A58"/>
    <w:rsid w:val="00960E1A"/>
    <w:rsid w:val="00961084"/>
    <w:rsid w:val="00962278"/>
    <w:rsid w:val="00965684"/>
    <w:rsid w:val="009659CE"/>
    <w:rsid w:val="0096708E"/>
    <w:rsid w:val="00967128"/>
    <w:rsid w:val="009704C8"/>
    <w:rsid w:val="00970C4B"/>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223E"/>
    <w:rsid w:val="00993634"/>
    <w:rsid w:val="00993890"/>
    <w:rsid w:val="0099484F"/>
    <w:rsid w:val="0099587D"/>
    <w:rsid w:val="0099787B"/>
    <w:rsid w:val="009A174A"/>
    <w:rsid w:val="009A3FD5"/>
    <w:rsid w:val="009A5C64"/>
    <w:rsid w:val="009B0195"/>
    <w:rsid w:val="009B1B7F"/>
    <w:rsid w:val="009B38D0"/>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78A"/>
    <w:rsid w:val="00A13E58"/>
    <w:rsid w:val="00A1740D"/>
    <w:rsid w:val="00A212FD"/>
    <w:rsid w:val="00A223BB"/>
    <w:rsid w:val="00A2257A"/>
    <w:rsid w:val="00A33C0D"/>
    <w:rsid w:val="00A35C71"/>
    <w:rsid w:val="00A36778"/>
    <w:rsid w:val="00A41C27"/>
    <w:rsid w:val="00A42D64"/>
    <w:rsid w:val="00A44643"/>
    <w:rsid w:val="00A44BC5"/>
    <w:rsid w:val="00A47C8B"/>
    <w:rsid w:val="00A47F2E"/>
    <w:rsid w:val="00A522CF"/>
    <w:rsid w:val="00A52C7A"/>
    <w:rsid w:val="00A52EB6"/>
    <w:rsid w:val="00A534E6"/>
    <w:rsid w:val="00A6760F"/>
    <w:rsid w:val="00A7101B"/>
    <w:rsid w:val="00A72416"/>
    <w:rsid w:val="00A72894"/>
    <w:rsid w:val="00A73C81"/>
    <w:rsid w:val="00A76305"/>
    <w:rsid w:val="00A768CD"/>
    <w:rsid w:val="00A77A1D"/>
    <w:rsid w:val="00A77B71"/>
    <w:rsid w:val="00A80200"/>
    <w:rsid w:val="00A80499"/>
    <w:rsid w:val="00A8111E"/>
    <w:rsid w:val="00A8547B"/>
    <w:rsid w:val="00A86D6C"/>
    <w:rsid w:val="00A90211"/>
    <w:rsid w:val="00A904FE"/>
    <w:rsid w:val="00A90BDF"/>
    <w:rsid w:val="00A93FFB"/>
    <w:rsid w:val="00A95BEA"/>
    <w:rsid w:val="00A9654F"/>
    <w:rsid w:val="00AA1A56"/>
    <w:rsid w:val="00AA1F9A"/>
    <w:rsid w:val="00AA26BF"/>
    <w:rsid w:val="00AA47EB"/>
    <w:rsid w:val="00AA6473"/>
    <w:rsid w:val="00AA73DF"/>
    <w:rsid w:val="00AA7D6B"/>
    <w:rsid w:val="00AB08BB"/>
    <w:rsid w:val="00AB09AF"/>
    <w:rsid w:val="00AB0A73"/>
    <w:rsid w:val="00AB21DD"/>
    <w:rsid w:val="00AB4490"/>
    <w:rsid w:val="00AB4EC8"/>
    <w:rsid w:val="00AB74DD"/>
    <w:rsid w:val="00AC1BD0"/>
    <w:rsid w:val="00AC40AB"/>
    <w:rsid w:val="00AC4448"/>
    <w:rsid w:val="00AC5484"/>
    <w:rsid w:val="00AC71D6"/>
    <w:rsid w:val="00AC733F"/>
    <w:rsid w:val="00AC74C0"/>
    <w:rsid w:val="00AD072C"/>
    <w:rsid w:val="00AD0A3B"/>
    <w:rsid w:val="00AD1A8F"/>
    <w:rsid w:val="00AD1D7D"/>
    <w:rsid w:val="00AD2E8E"/>
    <w:rsid w:val="00AD5ED6"/>
    <w:rsid w:val="00AD79F6"/>
    <w:rsid w:val="00AE2922"/>
    <w:rsid w:val="00AE3BC9"/>
    <w:rsid w:val="00AE3D5E"/>
    <w:rsid w:val="00AE4D22"/>
    <w:rsid w:val="00AE7494"/>
    <w:rsid w:val="00AF0B45"/>
    <w:rsid w:val="00AF1A90"/>
    <w:rsid w:val="00AF22BD"/>
    <w:rsid w:val="00AF3C22"/>
    <w:rsid w:val="00AF4D22"/>
    <w:rsid w:val="00AF517C"/>
    <w:rsid w:val="00AF5FF7"/>
    <w:rsid w:val="00B00994"/>
    <w:rsid w:val="00B00A5B"/>
    <w:rsid w:val="00B03C6B"/>
    <w:rsid w:val="00B03EBA"/>
    <w:rsid w:val="00B048F5"/>
    <w:rsid w:val="00B13024"/>
    <w:rsid w:val="00B13A27"/>
    <w:rsid w:val="00B152B3"/>
    <w:rsid w:val="00B16507"/>
    <w:rsid w:val="00B16CBB"/>
    <w:rsid w:val="00B16E6F"/>
    <w:rsid w:val="00B17D26"/>
    <w:rsid w:val="00B222C7"/>
    <w:rsid w:val="00B23050"/>
    <w:rsid w:val="00B270C9"/>
    <w:rsid w:val="00B27219"/>
    <w:rsid w:val="00B31F48"/>
    <w:rsid w:val="00B33CD4"/>
    <w:rsid w:val="00B34B81"/>
    <w:rsid w:val="00B351CC"/>
    <w:rsid w:val="00B35AB9"/>
    <w:rsid w:val="00B3676A"/>
    <w:rsid w:val="00B36915"/>
    <w:rsid w:val="00B36C67"/>
    <w:rsid w:val="00B37048"/>
    <w:rsid w:val="00B427F4"/>
    <w:rsid w:val="00B461AD"/>
    <w:rsid w:val="00B47380"/>
    <w:rsid w:val="00B50FFF"/>
    <w:rsid w:val="00B5221B"/>
    <w:rsid w:val="00B533D7"/>
    <w:rsid w:val="00B57474"/>
    <w:rsid w:val="00B60ABC"/>
    <w:rsid w:val="00B610E9"/>
    <w:rsid w:val="00B656E5"/>
    <w:rsid w:val="00B70073"/>
    <w:rsid w:val="00B71013"/>
    <w:rsid w:val="00B72CD5"/>
    <w:rsid w:val="00B7320E"/>
    <w:rsid w:val="00B748B5"/>
    <w:rsid w:val="00B75C53"/>
    <w:rsid w:val="00B777C3"/>
    <w:rsid w:val="00B80C4E"/>
    <w:rsid w:val="00B82025"/>
    <w:rsid w:val="00B830EA"/>
    <w:rsid w:val="00B83A81"/>
    <w:rsid w:val="00B85E90"/>
    <w:rsid w:val="00B905E6"/>
    <w:rsid w:val="00B90986"/>
    <w:rsid w:val="00B90F72"/>
    <w:rsid w:val="00B92DD6"/>
    <w:rsid w:val="00B934A9"/>
    <w:rsid w:val="00B93680"/>
    <w:rsid w:val="00B96923"/>
    <w:rsid w:val="00B96B03"/>
    <w:rsid w:val="00BA17EF"/>
    <w:rsid w:val="00BA2063"/>
    <w:rsid w:val="00BA2737"/>
    <w:rsid w:val="00BA4EE2"/>
    <w:rsid w:val="00BA7557"/>
    <w:rsid w:val="00BA796F"/>
    <w:rsid w:val="00BB01A3"/>
    <w:rsid w:val="00BB2DD7"/>
    <w:rsid w:val="00BB3C8D"/>
    <w:rsid w:val="00BB4D18"/>
    <w:rsid w:val="00BB654F"/>
    <w:rsid w:val="00BB699A"/>
    <w:rsid w:val="00BB6DEE"/>
    <w:rsid w:val="00BB79A0"/>
    <w:rsid w:val="00BC19D8"/>
    <w:rsid w:val="00BC25D4"/>
    <w:rsid w:val="00BC4EA1"/>
    <w:rsid w:val="00BC5F96"/>
    <w:rsid w:val="00BC6523"/>
    <w:rsid w:val="00BD43E9"/>
    <w:rsid w:val="00BD4DCC"/>
    <w:rsid w:val="00BE21DE"/>
    <w:rsid w:val="00BE2991"/>
    <w:rsid w:val="00BE5814"/>
    <w:rsid w:val="00BE5BDE"/>
    <w:rsid w:val="00BE67F6"/>
    <w:rsid w:val="00BE713F"/>
    <w:rsid w:val="00BF02B8"/>
    <w:rsid w:val="00BF0370"/>
    <w:rsid w:val="00BF32CF"/>
    <w:rsid w:val="00BF3D8A"/>
    <w:rsid w:val="00BF408B"/>
    <w:rsid w:val="00BF67D3"/>
    <w:rsid w:val="00C03B4F"/>
    <w:rsid w:val="00C03E8A"/>
    <w:rsid w:val="00C04D62"/>
    <w:rsid w:val="00C05330"/>
    <w:rsid w:val="00C05827"/>
    <w:rsid w:val="00C073D3"/>
    <w:rsid w:val="00C07C92"/>
    <w:rsid w:val="00C10034"/>
    <w:rsid w:val="00C12C38"/>
    <w:rsid w:val="00C13EA0"/>
    <w:rsid w:val="00C15240"/>
    <w:rsid w:val="00C160E0"/>
    <w:rsid w:val="00C204DA"/>
    <w:rsid w:val="00C2078E"/>
    <w:rsid w:val="00C208A7"/>
    <w:rsid w:val="00C214E2"/>
    <w:rsid w:val="00C21B8D"/>
    <w:rsid w:val="00C236A6"/>
    <w:rsid w:val="00C300EC"/>
    <w:rsid w:val="00C32B3D"/>
    <w:rsid w:val="00C34839"/>
    <w:rsid w:val="00C3605E"/>
    <w:rsid w:val="00C36997"/>
    <w:rsid w:val="00C41143"/>
    <w:rsid w:val="00C44B49"/>
    <w:rsid w:val="00C45D0F"/>
    <w:rsid w:val="00C47505"/>
    <w:rsid w:val="00C47F62"/>
    <w:rsid w:val="00C5018D"/>
    <w:rsid w:val="00C5043B"/>
    <w:rsid w:val="00C52D64"/>
    <w:rsid w:val="00C556F3"/>
    <w:rsid w:val="00C558EC"/>
    <w:rsid w:val="00C576AE"/>
    <w:rsid w:val="00C57F07"/>
    <w:rsid w:val="00C617B7"/>
    <w:rsid w:val="00C62665"/>
    <w:rsid w:val="00C62F92"/>
    <w:rsid w:val="00C648AD"/>
    <w:rsid w:val="00C74610"/>
    <w:rsid w:val="00C75E1B"/>
    <w:rsid w:val="00C7654A"/>
    <w:rsid w:val="00C81332"/>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6900"/>
    <w:rsid w:val="00CD5443"/>
    <w:rsid w:val="00CD55D6"/>
    <w:rsid w:val="00CD5C82"/>
    <w:rsid w:val="00CE15B9"/>
    <w:rsid w:val="00CE20E6"/>
    <w:rsid w:val="00CE3C79"/>
    <w:rsid w:val="00CE419B"/>
    <w:rsid w:val="00CE5132"/>
    <w:rsid w:val="00CE6839"/>
    <w:rsid w:val="00CE6997"/>
    <w:rsid w:val="00CF02ED"/>
    <w:rsid w:val="00CF0AF6"/>
    <w:rsid w:val="00CF12AF"/>
    <w:rsid w:val="00CF22A1"/>
    <w:rsid w:val="00CF2393"/>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28D4"/>
    <w:rsid w:val="00D242A1"/>
    <w:rsid w:val="00D264A0"/>
    <w:rsid w:val="00D26B3F"/>
    <w:rsid w:val="00D303AA"/>
    <w:rsid w:val="00D317F8"/>
    <w:rsid w:val="00D3210A"/>
    <w:rsid w:val="00D34D0F"/>
    <w:rsid w:val="00D37924"/>
    <w:rsid w:val="00D408A9"/>
    <w:rsid w:val="00D45C37"/>
    <w:rsid w:val="00D47054"/>
    <w:rsid w:val="00D52514"/>
    <w:rsid w:val="00D5293A"/>
    <w:rsid w:val="00D52DFE"/>
    <w:rsid w:val="00D55424"/>
    <w:rsid w:val="00D5593C"/>
    <w:rsid w:val="00D63859"/>
    <w:rsid w:val="00D659B3"/>
    <w:rsid w:val="00D666BA"/>
    <w:rsid w:val="00D66750"/>
    <w:rsid w:val="00D7293C"/>
    <w:rsid w:val="00D72D92"/>
    <w:rsid w:val="00D7505C"/>
    <w:rsid w:val="00D7568F"/>
    <w:rsid w:val="00D75DCD"/>
    <w:rsid w:val="00D761AF"/>
    <w:rsid w:val="00D77D43"/>
    <w:rsid w:val="00D81408"/>
    <w:rsid w:val="00D81A0A"/>
    <w:rsid w:val="00D81BC9"/>
    <w:rsid w:val="00D835F2"/>
    <w:rsid w:val="00D8404A"/>
    <w:rsid w:val="00D862BF"/>
    <w:rsid w:val="00D868B0"/>
    <w:rsid w:val="00D913C8"/>
    <w:rsid w:val="00D9228A"/>
    <w:rsid w:val="00D932CB"/>
    <w:rsid w:val="00D94AF5"/>
    <w:rsid w:val="00D96D2A"/>
    <w:rsid w:val="00DA2052"/>
    <w:rsid w:val="00DA7803"/>
    <w:rsid w:val="00DB2AD6"/>
    <w:rsid w:val="00DB375B"/>
    <w:rsid w:val="00DB638E"/>
    <w:rsid w:val="00DC1B40"/>
    <w:rsid w:val="00DC33ED"/>
    <w:rsid w:val="00DC4A18"/>
    <w:rsid w:val="00DC4B89"/>
    <w:rsid w:val="00DC699E"/>
    <w:rsid w:val="00DD161A"/>
    <w:rsid w:val="00DD23C4"/>
    <w:rsid w:val="00DD387A"/>
    <w:rsid w:val="00DD514C"/>
    <w:rsid w:val="00DD635F"/>
    <w:rsid w:val="00DD76BD"/>
    <w:rsid w:val="00DE1C8A"/>
    <w:rsid w:val="00DE2B14"/>
    <w:rsid w:val="00DE3512"/>
    <w:rsid w:val="00DE4A25"/>
    <w:rsid w:val="00DE7488"/>
    <w:rsid w:val="00DE78F1"/>
    <w:rsid w:val="00DE7BE7"/>
    <w:rsid w:val="00DF0534"/>
    <w:rsid w:val="00DF0B20"/>
    <w:rsid w:val="00DF0BF9"/>
    <w:rsid w:val="00DF23F8"/>
    <w:rsid w:val="00DF2639"/>
    <w:rsid w:val="00DF2D77"/>
    <w:rsid w:val="00DF5380"/>
    <w:rsid w:val="00DF5608"/>
    <w:rsid w:val="00DF5A96"/>
    <w:rsid w:val="00DF5D87"/>
    <w:rsid w:val="00E00C10"/>
    <w:rsid w:val="00E010C3"/>
    <w:rsid w:val="00E016CA"/>
    <w:rsid w:val="00E0395C"/>
    <w:rsid w:val="00E04E09"/>
    <w:rsid w:val="00E05086"/>
    <w:rsid w:val="00E05619"/>
    <w:rsid w:val="00E06D19"/>
    <w:rsid w:val="00E11784"/>
    <w:rsid w:val="00E13A4F"/>
    <w:rsid w:val="00E13E67"/>
    <w:rsid w:val="00E13FA8"/>
    <w:rsid w:val="00E16C4E"/>
    <w:rsid w:val="00E20609"/>
    <w:rsid w:val="00E20DB7"/>
    <w:rsid w:val="00E20FEC"/>
    <w:rsid w:val="00E22C1D"/>
    <w:rsid w:val="00E2435A"/>
    <w:rsid w:val="00E258FF"/>
    <w:rsid w:val="00E264E4"/>
    <w:rsid w:val="00E27E7F"/>
    <w:rsid w:val="00E3029E"/>
    <w:rsid w:val="00E31653"/>
    <w:rsid w:val="00E330EC"/>
    <w:rsid w:val="00E33AB6"/>
    <w:rsid w:val="00E366F8"/>
    <w:rsid w:val="00E40E4F"/>
    <w:rsid w:val="00E43746"/>
    <w:rsid w:val="00E4448B"/>
    <w:rsid w:val="00E45A98"/>
    <w:rsid w:val="00E50D05"/>
    <w:rsid w:val="00E52083"/>
    <w:rsid w:val="00E56986"/>
    <w:rsid w:val="00E56D27"/>
    <w:rsid w:val="00E60F3D"/>
    <w:rsid w:val="00E62CA8"/>
    <w:rsid w:val="00E63066"/>
    <w:rsid w:val="00E633D2"/>
    <w:rsid w:val="00E63957"/>
    <w:rsid w:val="00E66B04"/>
    <w:rsid w:val="00E67FDA"/>
    <w:rsid w:val="00E700C2"/>
    <w:rsid w:val="00E7085F"/>
    <w:rsid w:val="00E72256"/>
    <w:rsid w:val="00E75542"/>
    <w:rsid w:val="00E75AD1"/>
    <w:rsid w:val="00E850B7"/>
    <w:rsid w:val="00E853E6"/>
    <w:rsid w:val="00E85744"/>
    <w:rsid w:val="00E85A97"/>
    <w:rsid w:val="00E86F2B"/>
    <w:rsid w:val="00E9078A"/>
    <w:rsid w:val="00E9124E"/>
    <w:rsid w:val="00E923F2"/>
    <w:rsid w:val="00E9495C"/>
    <w:rsid w:val="00E94DC6"/>
    <w:rsid w:val="00E95972"/>
    <w:rsid w:val="00EA10CC"/>
    <w:rsid w:val="00EA19E9"/>
    <w:rsid w:val="00EA211C"/>
    <w:rsid w:val="00EA285E"/>
    <w:rsid w:val="00EA3304"/>
    <w:rsid w:val="00EA390C"/>
    <w:rsid w:val="00EA4B8A"/>
    <w:rsid w:val="00EA5BF3"/>
    <w:rsid w:val="00EA5C20"/>
    <w:rsid w:val="00EA600E"/>
    <w:rsid w:val="00EB2F48"/>
    <w:rsid w:val="00EB307A"/>
    <w:rsid w:val="00EB5B33"/>
    <w:rsid w:val="00EB623C"/>
    <w:rsid w:val="00EB6314"/>
    <w:rsid w:val="00EB6CFE"/>
    <w:rsid w:val="00EC3492"/>
    <w:rsid w:val="00EC3D04"/>
    <w:rsid w:val="00ED2000"/>
    <w:rsid w:val="00ED3ED8"/>
    <w:rsid w:val="00ED53F2"/>
    <w:rsid w:val="00ED70AF"/>
    <w:rsid w:val="00EE21C1"/>
    <w:rsid w:val="00EE3380"/>
    <w:rsid w:val="00EE34DE"/>
    <w:rsid w:val="00EE4B71"/>
    <w:rsid w:val="00EE6BE7"/>
    <w:rsid w:val="00EF0E5F"/>
    <w:rsid w:val="00EF28DE"/>
    <w:rsid w:val="00EF2A3D"/>
    <w:rsid w:val="00EF5B60"/>
    <w:rsid w:val="00F041CB"/>
    <w:rsid w:val="00F0433D"/>
    <w:rsid w:val="00F05586"/>
    <w:rsid w:val="00F05E66"/>
    <w:rsid w:val="00F10A5B"/>
    <w:rsid w:val="00F11687"/>
    <w:rsid w:val="00F11DF6"/>
    <w:rsid w:val="00F14732"/>
    <w:rsid w:val="00F169E0"/>
    <w:rsid w:val="00F21D0D"/>
    <w:rsid w:val="00F25544"/>
    <w:rsid w:val="00F30864"/>
    <w:rsid w:val="00F313D5"/>
    <w:rsid w:val="00F31B1E"/>
    <w:rsid w:val="00F326EF"/>
    <w:rsid w:val="00F33C0B"/>
    <w:rsid w:val="00F345A4"/>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EE"/>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6E3B"/>
    <w:rsid w:val="00FA73CD"/>
    <w:rsid w:val="00FB08D3"/>
    <w:rsid w:val="00FB1315"/>
    <w:rsid w:val="00FB1893"/>
    <w:rsid w:val="00FB2146"/>
    <w:rsid w:val="00FB25A8"/>
    <w:rsid w:val="00FB54FB"/>
    <w:rsid w:val="00FB799B"/>
    <w:rsid w:val="00FC07C0"/>
    <w:rsid w:val="00FC09ED"/>
    <w:rsid w:val="00FC0DE3"/>
    <w:rsid w:val="00FC22B2"/>
    <w:rsid w:val="00FC4C8A"/>
    <w:rsid w:val="00FC603A"/>
    <w:rsid w:val="00FC61F1"/>
    <w:rsid w:val="00FD16A6"/>
    <w:rsid w:val="00FD39A9"/>
    <w:rsid w:val="00FD3F45"/>
    <w:rsid w:val="00FD56FE"/>
    <w:rsid w:val="00FD783E"/>
    <w:rsid w:val="00FE0AF0"/>
    <w:rsid w:val="00FE1A10"/>
    <w:rsid w:val="00FE21E3"/>
    <w:rsid w:val="00FE3C65"/>
    <w:rsid w:val="00FE61B0"/>
    <w:rsid w:val="00FE7947"/>
    <w:rsid w:val="00FF2E4B"/>
    <w:rsid w:val="00FF4765"/>
    <w:rsid w:val="00FF57DE"/>
    <w:rsid w:val="00FF6605"/>
    <w:rsid w:val="00FF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paragraph" w:customStyle="1" w:styleId="EndNoteBibliographyTitle">
    <w:name w:val="EndNote Bibliography Title"/>
    <w:basedOn w:val="Normal"/>
    <w:link w:val="EndNoteBibliographyTitleChar"/>
    <w:rsid w:val="006C35E6"/>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6C35E6"/>
    <w:rPr>
      <w:rFonts w:ascii="Calibri" w:hAnsi="Calibri" w:cs="Calibri"/>
    </w:rPr>
  </w:style>
  <w:style w:type="paragraph" w:customStyle="1" w:styleId="EndNoteBibliography">
    <w:name w:val="EndNote Bibliography"/>
    <w:basedOn w:val="Normal"/>
    <w:link w:val="EndNoteBibliographyChar"/>
    <w:rsid w:val="006C35E6"/>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6C35E6"/>
    <w:rPr>
      <w:rFonts w:ascii="Calibri" w:hAnsi="Calibri" w:cs="Calibri"/>
    </w:rPr>
  </w:style>
  <w:style w:type="character" w:styleId="UnresolvedMention">
    <w:name w:val="Unresolved Mention"/>
    <w:basedOn w:val="DefaultParagraphFont"/>
    <w:uiPriority w:val="99"/>
    <w:semiHidden/>
    <w:unhideWhenUsed/>
    <w:rsid w:val="000E5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8.svg"/><Relationship Id="rId25" Type="http://schemas.openxmlformats.org/officeDocument/2006/relationships/image" Target="media/image16.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yanglufrank@boisestate.edu" TargetMode="External"/><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38CFC-E024-4953-A3DB-5647F5CB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15</Pages>
  <Words>9403</Words>
  <Characters>53600</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tj zhang</cp:lastModifiedBy>
  <cp:revision>14</cp:revision>
  <cp:lastPrinted>2018-11-13T18:18:00Z</cp:lastPrinted>
  <dcterms:created xsi:type="dcterms:W3CDTF">2024-07-28T23:10:00Z</dcterms:created>
  <dcterms:modified xsi:type="dcterms:W3CDTF">2024-10-27T18:00:00Z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ies>
</file>